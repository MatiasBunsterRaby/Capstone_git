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F88FD" w14:textId="325ACD39" w:rsidR="0071001E" w:rsidRPr="00D15418" w:rsidRDefault="00860BC8">
      <w:pPr>
        <w:rPr>
          <w:lang w:val="es-ES"/>
        </w:rPr>
      </w:pPr>
      <w:r w:rsidRPr="00D15418">
        <w:rPr>
          <w:noProof/>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 xml:space="preserve">Uso de </w:t>
      </w:r>
      <w:proofErr w:type="spellStart"/>
      <w:r w:rsidRPr="00D15418">
        <w:rPr>
          <w:lang w:val="es-ES"/>
        </w:rPr>
        <w:t>Manifesto</w:t>
      </w:r>
      <w:proofErr w:type="spellEnd"/>
      <w:r w:rsidRPr="00D15418">
        <w:rPr>
          <w:lang w:val="es-ES"/>
        </w:rPr>
        <w:t xml:space="preserve">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noProof/>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 xml:space="preserve">Quiero expresar también mi agradecimiento a mi grupo de trabajo, conformado por Matías </w:t>
      </w:r>
      <w:proofErr w:type="spellStart"/>
      <w:r w:rsidRPr="00C368AF">
        <w:rPr>
          <w:rFonts w:eastAsiaTheme="minorHAnsi" w:cstheme="minorBidi"/>
          <w:szCs w:val="22"/>
          <w:lang w:val="es-ES"/>
        </w:rPr>
        <w:t>Mercandino</w:t>
      </w:r>
      <w:proofErr w:type="spellEnd"/>
      <w:r w:rsidRPr="00C368AF">
        <w:rPr>
          <w:rFonts w:eastAsiaTheme="minorHAnsi" w:cstheme="minorBidi"/>
          <w:szCs w:val="22"/>
          <w:lang w:val="es-ES"/>
        </w:rPr>
        <w:t xml:space="preserve">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50D54390" w14:textId="220C4C4D" w:rsidR="00E816FD" w:rsidRDefault="009B7682">
      <w:pPr>
        <w:pStyle w:val="TOC1"/>
        <w:rPr>
          <w:rFonts w:eastAsiaTheme="minorEastAsia" w:cstheme="minorBidi"/>
          <w:b w:val="0"/>
          <w:bCs w:val="0"/>
          <w:caps w:val="0"/>
          <w:noProof/>
          <w:kern w:val="2"/>
          <w:sz w:val="24"/>
          <w:szCs w:val="24"/>
          <w14:ligatures w14:val="standardContextual"/>
        </w:rPr>
      </w:pPr>
      <w:r w:rsidRPr="00D15418">
        <w:rPr>
          <w:lang w:val="es-ES"/>
        </w:rPr>
        <w:fldChar w:fldCharType="begin"/>
      </w:r>
      <w:r w:rsidRPr="00D15418">
        <w:rPr>
          <w:lang w:val="es-ES"/>
        </w:rPr>
        <w:instrText xml:space="preserve"> TOC \o "1-3" \h \z \u </w:instrText>
      </w:r>
      <w:r w:rsidRPr="00D15418">
        <w:rPr>
          <w:lang w:val="es-ES"/>
        </w:rPr>
        <w:fldChar w:fldCharType="separate"/>
      </w:r>
      <w:r w:rsidR="00E816FD">
        <w:fldChar w:fldCharType="begin"/>
      </w:r>
      <w:r w:rsidR="00E816FD">
        <w:instrText>HYPERLINK \l "_Toc185883487"</w:instrText>
      </w:r>
      <w:r w:rsidR="00E816FD">
        <w:fldChar w:fldCharType="separate"/>
      </w:r>
      <w:r w:rsidR="00E816FD" w:rsidRPr="00301737">
        <w:rPr>
          <w:rStyle w:val="Hyperlink"/>
          <w:noProof/>
          <w:lang w:val="es-ES"/>
        </w:rPr>
        <w:t>Resumen</w:t>
      </w:r>
      <w:r w:rsidR="00E816FD">
        <w:rPr>
          <w:noProof/>
          <w:webHidden/>
        </w:rPr>
        <w:tab/>
      </w:r>
      <w:r w:rsidR="00E816FD">
        <w:rPr>
          <w:noProof/>
          <w:webHidden/>
        </w:rPr>
        <w:fldChar w:fldCharType="begin"/>
      </w:r>
      <w:r w:rsidR="00E816FD">
        <w:rPr>
          <w:noProof/>
          <w:webHidden/>
        </w:rPr>
        <w:instrText xml:space="preserve"> PAGEREF _Toc185883487 \h </w:instrText>
      </w:r>
      <w:r w:rsidR="00E816FD">
        <w:rPr>
          <w:noProof/>
          <w:webHidden/>
        </w:rPr>
      </w:r>
      <w:r w:rsidR="00E816FD">
        <w:rPr>
          <w:noProof/>
          <w:webHidden/>
        </w:rPr>
        <w:fldChar w:fldCharType="separate"/>
      </w:r>
      <w:r w:rsidR="00281210">
        <w:rPr>
          <w:noProof/>
          <w:webHidden/>
        </w:rPr>
        <w:t>1</w:t>
      </w:r>
      <w:r w:rsidR="00E816FD">
        <w:rPr>
          <w:noProof/>
          <w:webHidden/>
        </w:rPr>
        <w:fldChar w:fldCharType="end"/>
      </w:r>
      <w:r w:rsidR="00E816FD">
        <w:fldChar w:fldCharType="end"/>
      </w:r>
    </w:p>
    <w:p w14:paraId="208DD7F6" w14:textId="2D868543" w:rsidR="00E816FD" w:rsidRDefault="00E816FD">
      <w:pPr>
        <w:pStyle w:val="TOC1"/>
        <w:tabs>
          <w:tab w:val="left" w:pos="960"/>
        </w:tabs>
        <w:rPr>
          <w:rFonts w:eastAsiaTheme="minorEastAsia" w:cstheme="minorBidi"/>
          <w:b w:val="0"/>
          <w:bCs w:val="0"/>
          <w:caps w:val="0"/>
          <w:noProof/>
          <w:kern w:val="2"/>
          <w:sz w:val="24"/>
          <w:szCs w:val="24"/>
          <w14:ligatures w14:val="standardContextual"/>
        </w:rPr>
      </w:pPr>
      <w:r>
        <w:fldChar w:fldCharType="begin"/>
      </w:r>
      <w:r>
        <w:instrText>HYPERLINK \l "_Toc185883488"</w:instrText>
      </w:r>
      <w:r>
        <w:fldChar w:fldCharType="separate"/>
      </w:r>
      <w:r w:rsidRPr="00301737">
        <w:rPr>
          <w:rStyle w:val="Hyperlink"/>
          <w:noProof/>
          <w:lang w:val="es-ES"/>
        </w:rPr>
        <w:t>1.</w:t>
      </w:r>
      <w:r>
        <w:rPr>
          <w:rFonts w:eastAsiaTheme="minorEastAsia" w:cstheme="minorBidi"/>
          <w:b w:val="0"/>
          <w:bCs w:val="0"/>
          <w:caps w:val="0"/>
          <w:noProof/>
          <w:kern w:val="2"/>
          <w:sz w:val="24"/>
          <w:szCs w:val="24"/>
          <w14:ligatures w14:val="standardContextual"/>
        </w:rPr>
        <w:tab/>
      </w:r>
      <w:r w:rsidRPr="00301737">
        <w:rPr>
          <w:rStyle w:val="Hyperlink"/>
          <w:noProof/>
          <w:lang w:val="es-ES"/>
        </w:rPr>
        <w:t>Introducción</w:t>
      </w:r>
      <w:r>
        <w:rPr>
          <w:noProof/>
          <w:webHidden/>
        </w:rPr>
        <w:tab/>
      </w:r>
      <w:r>
        <w:rPr>
          <w:noProof/>
          <w:webHidden/>
        </w:rPr>
        <w:fldChar w:fldCharType="begin"/>
      </w:r>
      <w:r>
        <w:rPr>
          <w:noProof/>
          <w:webHidden/>
        </w:rPr>
        <w:instrText xml:space="preserve"> PAGEREF _Toc185883488 \h </w:instrText>
      </w:r>
      <w:r>
        <w:rPr>
          <w:noProof/>
          <w:webHidden/>
        </w:rPr>
      </w:r>
      <w:r>
        <w:rPr>
          <w:noProof/>
          <w:webHidden/>
        </w:rPr>
        <w:fldChar w:fldCharType="separate"/>
      </w:r>
      <w:r w:rsidR="00281210">
        <w:rPr>
          <w:noProof/>
          <w:webHidden/>
        </w:rPr>
        <w:t>2</w:t>
      </w:r>
      <w:r>
        <w:rPr>
          <w:noProof/>
          <w:webHidden/>
        </w:rPr>
        <w:fldChar w:fldCharType="end"/>
      </w:r>
      <w:r>
        <w:fldChar w:fldCharType="end"/>
      </w:r>
    </w:p>
    <w:p w14:paraId="7CA2BA60" w14:textId="21933CD1" w:rsidR="00E816FD" w:rsidRDefault="00E816FD">
      <w:pPr>
        <w:pStyle w:val="TOC1"/>
        <w:tabs>
          <w:tab w:val="left" w:pos="960"/>
        </w:tabs>
        <w:rPr>
          <w:rFonts w:eastAsiaTheme="minorEastAsia" w:cstheme="minorBidi"/>
          <w:b w:val="0"/>
          <w:bCs w:val="0"/>
          <w:caps w:val="0"/>
          <w:noProof/>
          <w:kern w:val="2"/>
          <w:sz w:val="24"/>
          <w:szCs w:val="24"/>
          <w14:ligatures w14:val="standardContextual"/>
        </w:rPr>
      </w:pPr>
      <w:r>
        <w:fldChar w:fldCharType="begin"/>
      </w:r>
      <w:r>
        <w:instrText>HYPERLINK \l "_Toc185883489"</w:instrText>
      </w:r>
      <w:r>
        <w:fldChar w:fldCharType="separate"/>
      </w:r>
      <w:r w:rsidRPr="00301737">
        <w:rPr>
          <w:rStyle w:val="Hyperlink"/>
          <w:noProof/>
          <w:lang w:val="es-ES"/>
        </w:rPr>
        <w:t>2.</w:t>
      </w:r>
      <w:r>
        <w:rPr>
          <w:rFonts w:eastAsiaTheme="minorEastAsia" w:cstheme="minorBidi"/>
          <w:b w:val="0"/>
          <w:bCs w:val="0"/>
          <w:caps w:val="0"/>
          <w:noProof/>
          <w:kern w:val="2"/>
          <w:sz w:val="24"/>
          <w:szCs w:val="24"/>
          <w14:ligatures w14:val="standardContextual"/>
        </w:rPr>
        <w:tab/>
      </w:r>
      <w:r w:rsidRPr="00301737">
        <w:rPr>
          <w:rStyle w:val="Hyperlink"/>
          <w:noProof/>
          <w:lang w:val="es-ES"/>
        </w:rPr>
        <w:t>Hipótesis y Objetivos</w:t>
      </w:r>
      <w:r>
        <w:rPr>
          <w:noProof/>
          <w:webHidden/>
        </w:rPr>
        <w:tab/>
      </w:r>
      <w:r>
        <w:rPr>
          <w:noProof/>
          <w:webHidden/>
        </w:rPr>
        <w:fldChar w:fldCharType="begin"/>
      </w:r>
      <w:r>
        <w:rPr>
          <w:noProof/>
          <w:webHidden/>
        </w:rPr>
        <w:instrText xml:space="preserve"> PAGEREF _Toc185883489 \h </w:instrText>
      </w:r>
      <w:r>
        <w:rPr>
          <w:noProof/>
          <w:webHidden/>
        </w:rPr>
      </w:r>
      <w:r>
        <w:rPr>
          <w:noProof/>
          <w:webHidden/>
        </w:rPr>
        <w:fldChar w:fldCharType="separate"/>
      </w:r>
      <w:r w:rsidR="00281210">
        <w:rPr>
          <w:noProof/>
          <w:webHidden/>
        </w:rPr>
        <w:t>4</w:t>
      </w:r>
      <w:r>
        <w:rPr>
          <w:noProof/>
          <w:webHidden/>
        </w:rPr>
        <w:fldChar w:fldCharType="end"/>
      </w:r>
      <w:r>
        <w:fldChar w:fldCharType="end"/>
      </w:r>
    </w:p>
    <w:p w14:paraId="09D4F60E" w14:textId="599E0CFB" w:rsidR="00E816FD" w:rsidRDefault="00E816FD">
      <w:pPr>
        <w:pStyle w:val="TOC1"/>
        <w:tabs>
          <w:tab w:val="left" w:pos="960"/>
        </w:tabs>
        <w:rPr>
          <w:rFonts w:eastAsiaTheme="minorEastAsia" w:cstheme="minorBidi"/>
          <w:b w:val="0"/>
          <w:bCs w:val="0"/>
          <w:caps w:val="0"/>
          <w:noProof/>
          <w:kern w:val="2"/>
          <w:sz w:val="24"/>
          <w:szCs w:val="24"/>
          <w14:ligatures w14:val="standardContextual"/>
        </w:rPr>
      </w:pPr>
      <w:r>
        <w:fldChar w:fldCharType="begin"/>
      </w:r>
      <w:r>
        <w:instrText>HYPERLINK \l "_Toc185883490"</w:instrText>
      </w:r>
      <w:r>
        <w:fldChar w:fldCharType="separate"/>
      </w:r>
      <w:r w:rsidRPr="00301737">
        <w:rPr>
          <w:rStyle w:val="Hyperlink"/>
          <w:noProof/>
          <w:lang w:val="es-ES"/>
        </w:rPr>
        <w:t>3.</w:t>
      </w:r>
      <w:r>
        <w:rPr>
          <w:rFonts w:eastAsiaTheme="minorEastAsia" w:cstheme="minorBidi"/>
          <w:b w:val="0"/>
          <w:bCs w:val="0"/>
          <w:caps w:val="0"/>
          <w:noProof/>
          <w:kern w:val="2"/>
          <w:sz w:val="24"/>
          <w:szCs w:val="24"/>
          <w14:ligatures w14:val="standardContextual"/>
        </w:rPr>
        <w:tab/>
      </w:r>
      <w:r w:rsidRPr="00301737">
        <w:rPr>
          <w:rStyle w:val="Hyperlink"/>
          <w:noProof/>
          <w:lang w:val="es-ES"/>
        </w:rPr>
        <w:t>Datos y Metodología</w:t>
      </w:r>
      <w:r>
        <w:rPr>
          <w:noProof/>
          <w:webHidden/>
        </w:rPr>
        <w:tab/>
      </w:r>
      <w:r>
        <w:rPr>
          <w:noProof/>
          <w:webHidden/>
        </w:rPr>
        <w:fldChar w:fldCharType="begin"/>
      </w:r>
      <w:r>
        <w:rPr>
          <w:noProof/>
          <w:webHidden/>
        </w:rPr>
        <w:instrText xml:space="preserve"> PAGEREF _Toc185883490 \h </w:instrText>
      </w:r>
      <w:r>
        <w:rPr>
          <w:noProof/>
          <w:webHidden/>
        </w:rPr>
      </w:r>
      <w:r>
        <w:rPr>
          <w:noProof/>
          <w:webHidden/>
        </w:rPr>
        <w:fldChar w:fldCharType="separate"/>
      </w:r>
      <w:r w:rsidR="00281210">
        <w:rPr>
          <w:noProof/>
          <w:webHidden/>
        </w:rPr>
        <w:t>6</w:t>
      </w:r>
      <w:r>
        <w:rPr>
          <w:noProof/>
          <w:webHidden/>
        </w:rPr>
        <w:fldChar w:fldCharType="end"/>
      </w:r>
      <w:r>
        <w:fldChar w:fldCharType="end"/>
      </w:r>
    </w:p>
    <w:p w14:paraId="49F03042" w14:textId="7CCEFE84"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r>
        <w:fldChar w:fldCharType="begin"/>
      </w:r>
      <w:r>
        <w:instrText>HYPERLINK \l "_Toc185883491"</w:instrText>
      </w:r>
      <w:r>
        <w:fldChar w:fldCharType="separate"/>
      </w:r>
      <w:r w:rsidRPr="00301737">
        <w:rPr>
          <w:rStyle w:val="Hyperlink"/>
          <w:noProof/>
          <w:lang w:val="es-ES"/>
        </w:rPr>
        <w:t>3.1.</w:t>
      </w:r>
      <w:r>
        <w:rPr>
          <w:rFonts w:eastAsiaTheme="minorEastAsia" w:cstheme="minorBidi"/>
          <w:smallCaps w:val="0"/>
          <w:noProof/>
          <w:kern w:val="2"/>
          <w:sz w:val="24"/>
          <w:szCs w:val="24"/>
          <w14:ligatures w14:val="standardContextual"/>
        </w:rPr>
        <w:tab/>
      </w:r>
      <w:r w:rsidRPr="00301737">
        <w:rPr>
          <w:rStyle w:val="Hyperlink"/>
          <w:noProof/>
          <w:lang w:val="es-ES"/>
        </w:rPr>
        <w:t>Datos</w:t>
      </w:r>
      <w:r>
        <w:rPr>
          <w:noProof/>
          <w:webHidden/>
        </w:rPr>
        <w:tab/>
      </w:r>
      <w:r>
        <w:rPr>
          <w:noProof/>
          <w:webHidden/>
        </w:rPr>
        <w:fldChar w:fldCharType="begin"/>
      </w:r>
      <w:r>
        <w:rPr>
          <w:noProof/>
          <w:webHidden/>
        </w:rPr>
        <w:instrText xml:space="preserve"> PAGEREF _Toc185883491 \h </w:instrText>
      </w:r>
      <w:r>
        <w:rPr>
          <w:noProof/>
          <w:webHidden/>
        </w:rPr>
      </w:r>
      <w:r>
        <w:rPr>
          <w:noProof/>
          <w:webHidden/>
        </w:rPr>
        <w:fldChar w:fldCharType="separate"/>
      </w:r>
      <w:r w:rsidR="00281210">
        <w:rPr>
          <w:noProof/>
          <w:webHidden/>
        </w:rPr>
        <w:t>6</w:t>
      </w:r>
      <w:r>
        <w:rPr>
          <w:noProof/>
          <w:webHidden/>
        </w:rPr>
        <w:fldChar w:fldCharType="end"/>
      </w:r>
      <w:r>
        <w:fldChar w:fldCharType="end"/>
      </w:r>
    </w:p>
    <w:p w14:paraId="1E781E28" w14:textId="267A5D7C"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r>
        <w:fldChar w:fldCharType="begin"/>
      </w:r>
      <w:r>
        <w:instrText>HYPERLINK \l "_Toc185883492"</w:instrText>
      </w:r>
      <w:r>
        <w:fldChar w:fldCharType="separate"/>
      </w:r>
      <w:r w:rsidRPr="00301737">
        <w:rPr>
          <w:rStyle w:val="Hyperlink"/>
          <w:noProof/>
          <w:lang w:val="es-ES"/>
        </w:rPr>
        <w:t>3.2.</w:t>
      </w:r>
      <w:r>
        <w:rPr>
          <w:rFonts w:eastAsiaTheme="minorEastAsia" w:cstheme="minorBidi"/>
          <w:smallCaps w:val="0"/>
          <w:noProof/>
          <w:kern w:val="2"/>
          <w:sz w:val="24"/>
          <w:szCs w:val="24"/>
          <w14:ligatures w14:val="standardContextual"/>
        </w:rPr>
        <w:tab/>
      </w:r>
      <w:r w:rsidRPr="00301737">
        <w:rPr>
          <w:rStyle w:val="Hyperlink"/>
          <w:noProof/>
          <w:lang w:val="es-ES"/>
        </w:rPr>
        <w:t>Metodología</w:t>
      </w:r>
      <w:r>
        <w:rPr>
          <w:noProof/>
          <w:webHidden/>
        </w:rPr>
        <w:tab/>
      </w:r>
      <w:r>
        <w:rPr>
          <w:noProof/>
          <w:webHidden/>
        </w:rPr>
        <w:fldChar w:fldCharType="begin"/>
      </w:r>
      <w:r>
        <w:rPr>
          <w:noProof/>
          <w:webHidden/>
        </w:rPr>
        <w:instrText xml:space="preserve"> PAGEREF _Toc185883492 \h </w:instrText>
      </w:r>
      <w:r>
        <w:rPr>
          <w:noProof/>
          <w:webHidden/>
        </w:rPr>
      </w:r>
      <w:r>
        <w:rPr>
          <w:noProof/>
          <w:webHidden/>
        </w:rPr>
        <w:fldChar w:fldCharType="separate"/>
      </w:r>
      <w:r w:rsidR="00281210">
        <w:rPr>
          <w:noProof/>
          <w:webHidden/>
        </w:rPr>
        <w:t>16</w:t>
      </w:r>
      <w:r>
        <w:rPr>
          <w:noProof/>
          <w:webHidden/>
        </w:rPr>
        <w:fldChar w:fldCharType="end"/>
      </w:r>
      <w:r>
        <w:fldChar w:fldCharType="end"/>
      </w:r>
    </w:p>
    <w:p w14:paraId="0129B7A2" w14:textId="0EE37A10" w:rsidR="00E816FD" w:rsidRDefault="00E816FD">
      <w:pPr>
        <w:pStyle w:val="TOC1"/>
        <w:tabs>
          <w:tab w:val="left" w:pos="960"/>
        </w:tabs>
        <w:rPr>
          <w:rFonts w:eastAsiaTheme="minorEastAsia" w:cstheme="minorBidi"/>
          <w:b w:val="0"/>
          <w:bCs w:val="0"/>
          <w:caps w:val="0"/>
          <w:noProof/>
          <w:kern w:val="2"/>
          <w:sz w:val="24"/>
          <w:szCs w:val="24"/>
          <w14:ligatures w14:val="standardContextual"/>
        </w:rPr>
      </w:pPr>
      <w:r>
        <w:fldChar w:fldCharType="begin"/>
      </w:r>
      <w:r>
        <w:instrText>HYPERLINK \l "_Toc185883493"</w:instrText>
      </w:r>
      <w:r>
        <w:fldChar w:fldCharType="separate"/>
      </w:r>
      <w:r w:rsidRPr="00301737">
        <w:rPr>
          <w:rStyle w:val="Hyperlink"/>
          <w:noProof/>
          <w:lang w:val="es-ES"/>
        </w:rPr>
        <w:t>4.</w:t>
      </w:r>
      <w:r>
        <w:rPr>
          <w:rFonts w:eastAsiaTheme="minorEastAsia" w:cstheme="minorBidi"/>
          <w:b w:val="0"/>
          <w:bCs w:val="0"/>
          <w:caps w:val="0"/>
          <w:noProof/>
          <w:kern w:val="2"/>
          <w:sz w:val="24"/>
          <w:szCs w:val="24"/>
          <w14:ligatures w14:val="standardContextual"/>
        </w:rPr>
        <w:tab/>
      </w:r>
      <w:r w:rsidRPr="00301737">
        <w:rPr>
          <w:rStyle w:val="Hyperlink"/>
          <w:noProof/>
          <w:lang w:val="es-ES"/>
        </w:rPr>
        <w:t>Resultados</w:t>
      </w:r>
      <w:r>
        <w:rPr>
          <w:noProof/>
          <w:webHidden/>
        </w:rPr>
        <w:tab/>
      </w:r>
      <w:r>
        <w:rPr>
          <w:noProof/>
          <w:webHidden/>
        </w:rPr>
        <w:fldChar w:fldCharType="begin"/>
      </w:r>
      <w:r>
        <w:rPr>
          <w:noProof/>
          <w:webHidden/>
        </w:rPr>
        <w:instrText xml:space="preserve"> PAGEREF _Toc185883493 \h </w:instrText>
      </w:r>
      <w:r>
        <w:rPr>
          <w:noProof/>
          <w:webHidden/>
        </w:rPr>
      </w:r>
      <w:r>
        <w:rPr>
          <w:noProof/>
          <w:webHidden/>
        </w:rPr>
        <w:fldChar w:fldCharType="separate"/>
      </w:r>
      <w:r w:rsidR="00281210">
        <w:rPr>
          <w:noProof/>
          <w:webHidden/>
        </w:rPr>
        <w:t>18</w:t>
      </w:r>
      <w:r>
        <w:rPr>
          <w:noProof/>
          <w:webHidden/>
        </w:rPr>
        <w:fldChar w:fldCharType="end"/>
      </w:r>
      <w:r>
        <w:fldChar w:fldCharType="end"/>
      </w:r>
    </w:p>
    <w:p w14:paraId="38765FD3" w14:textId="57440D0B" w:rsidR="00E816FD" w:rsidRDefault="00E816FD">
      <w:pPr>
        <w:pStyle w:val="TOC1"/>
        <w:tabs>
          <w:tab w:val="left" w:pos="960"/>
        </w:tabs>
        <w:rPr>
          <w:rFonts w:eastAsiaTheme="minorEastAsia" w:cstheme="minorBidi"/>
          <w:b w:val="0"/>
          <w:bCs w:val="0"/>
          <w:caps w:val="0"/>
          <w:noProof/>
          <w:kern w:val="2"/>
          <w:sz w:val="24"/>
          <w:szCs w:val="24"/>
          <w14:ligatures w14:val="standardContextual"/>
        </w:rPr>
      </w:pPr>
      <w:r>
        <w:fldChar w:fldCharType="begin"/>
      </w:r>
      <w:r>
        <w:instrText>HYPERLINK \l "_Toc185883494"</w:instrText>
      </w:r>
      <w:r>
        <w:fldChar w:fldCharType="separate"/>
      </w:r>
      <w:r w:rsidRPr="00301737">
        <w:rPr>
          <w:rStyle w:val="Hyperlink"/>
          <w:noProof/>
          <w:lang w:val="es-ES"/>
        </w:rPr>
        <w:t>5.</w:t>
      </w:r>
      <w:r>
        <w:rPr>
          <w:rFonts w:eastAsiaTheme="minorEastAsia" w:cstheme="minorBidi"/>
          <w:b w:val="0"/>
          <w:bCs w:val="0"/>
          <w:caps w:val="0"/>
          <w:noProof/>
          <w:kern w:val="2"/>
          <w:sz w:val="24"/>
          <w:szCs w:val="24"/>
          <w14:ligatures w14:val="standardContextual"/>
        </w:rPr>
        <w:tab/>
      </w:r>
      <w:r w:rsidRPr="00301737">
        <w:rPr>
          <w:rStyle w:val="Hyperlink"/>
          <w:noProof/>
          <w:lang w:val="es-ES"/>
        </w:rPr>
        <w:t>Conclusiones</w:t>
      </w:r>
      <w:r>
        <w:rPr>
          <w:noProof/>
          <w:webHidden/>
        </w:rPr>
        <w:tab/>
      </w:r>
      <w:r>
        <w:rPr>
          <w:noProof/>
          <w:webHidden/>
        </w:rPr>
        <w:fldChar w:fldCharType="begin"/>
      </w:r>
      <w:r>
        <w:rPr>
          <w:noProof/>
          <w:webHidden/>
        </w:rPr>
        <w:instrText xml:space="preserve"> PAGEREF _Toc185883494 \h </w:instrText>
      </w:r>
      <w:r>
        <w:rPr>
          <w:noProof/>
          <w:webHidden/>
        </w:rPr>
      </w:r>
      <w:r>
        <w:rPr>
          <w:noProof/>
          <w:webHidden/>
        </w:rPr>
        <w:fldChar w:fldCharType="separate"/>
      </w:r>
      <w:r w:rsidR="00281210">
        <w:rPr>
          <w:noProof/>
          <w:webHidden/>
        </w:rPr>
        <w:t>55</w:t>
      </w:r>
      <w:r>
        <w:rPr>
          <w:noProof/>
          <w:webHidden/>
        </w:rPr>
        <w:fldChar w:fldCharType="end"/>
      </w:r>
      <w:r>
        <w:fldChar w:fldCharType="end"/>
      </w:r>
    </w:p>
    <w:p w14:paraId="3046EE4E" w14:textId="0B215D9E" w:rsidR="00E816FD" w:rsidRDefault="00E816FD">
      <w:pPr>
        <w:pStyle w:val="TOC1"/>
        <w:rPr>
          <w:rFonts w:eastAsiaTheme="minorEastAsia" w:cstheme="minorBidi"/>
          <w:b w:val="0"/>
          <w:bCs w:val="0"/>
          <w:caps w:val="0"/>
          <w:noProof/>
          <w:kern w:val="2"/>
          <w:sz w:val="24"/>
          <w:szCs w:val="24"/>
          <w14:ligatures w14:val="standardContextual"/>
        </w:rPr>
      </w:pPr>
      <w:r>
        <w:fldChar w:fldCharType="begin"/>
      </w:r>
      <w:r>
        <w:instrText>HYPERLINK \l "_Toc185883495"</w:instrText>
      </w:r>
      <w:r>
        <w:fldChar w:fldCharType="separate"/>
      </w:r>
      <w:r w:rsidRPr="00301737">
        <w:rPr>
          <w:rStyle w:val="Hyperlink"/>
          <w:noProof/>
          <w:lang w:val="en-US"/>
        </w:rPr>
        <w:t>Bibliografía</w:t>
      </w:r>
      <w:r>
        <w:rPr>
          <w:noProof/>
          <w:webHidden/>
        </w:rPr>
        <w:tab/>
      </w:r>
      <w:r>
        <w:rPr>
          <w:noProof/>
          <w:webHidden/>
        </w:rPr>
        <w:fldChar w:fldCharType="begin"/>
      </w:r>
      <w:r>
        <w:rPr>
          <w:noProof/>
          <w:webHidden/>
        </w:rPr>
        <w:instrText xml:space="preserve"> PAGEREF _Toc185883495 \h </w:instrText>
      </w:r>
      <w:r>
        <w:rPr>
          <w:noProof/>
          <w:webHidden/>
        </w:rPr>
      </w:r>
      <w:r>
        <w:rPr>
          <w:noProof/>
          <w:webHidden/>
        </w:rPr>
        <w:fldChar w:fldCharType="separate"/>
      </w:r>
      <w:r w:rsidR="00281210">
        <w:rPr>
          <w:noProof/>
          <w:webHidden/>
        </w:rPr>
        <w:t>57</w:t>
      </w:r>
      <w:r>
        <w:rPr>
          <w:noProof/>
          <w:webHidden/>
        </w:rPr>
        <w:fldChar w:fldCharType="end"/>
      </w:r>
      <w:r>
        <w:fldChar w:fldCharType="end"/>
      </w:r>
    </w:p>
    <w:p w14:paraId="7E3292F4" w14:textId="2C3104AC"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AA4AD3">
          <w:footerReference w:type="default" r:id="rId9"/>
          <w:pgSz w:w="12240" w:h="15840"/>
          <w:pgMar w:top="1417" w:right="1701" w:bottom="1417" w:left="1701" w:header="708" w:footer="708" w:gutter="0"/>
          <w:pgNumType w:fmt="upperRoman" w:start="1"/>
          <w:cols w:space="708"/>
          <w:titlePg/>
          <w:docGrid w:linePitch="360"/>
          <w:sectPrChange w:id="0" w:author="Matías Bunster Raby" w:date="2025-01-15T17:19:00Z" w16du:dateUtc="2025-01-15T20:19:00Z">
            <w:sectPr w:rsidR="00011DCC" w:rsidRPr="00D15418" w:rsidSect="00AA4AD3">
              <w:pgMar w:top="1417" w:right="1701" w:bottom="1417" w:left="1701" w:header="708" w:footer="708" w:gutter="0"/>
            </w:sectPr>
          </w:sectPrChange>
        </w:sectPr>
      </w:pPr>
    </w:p>
    <w:p w14:paraId="2D3C3A63" w14:textId="77777777" w:rsidR="00860BC8" w:rsidRDefault="00860BC8" w:rsidP="00860BC8">
      <w:pPr>
        <w:pStyle w:val="Heading1"/>
        <w:numPr>
          <w:ilvl w:val="0"/>
          <w:numId w:val="0"/>
        </w:numPr>
        <w:ind w:left="360" w:hanging="360"/>
        <w:rPr>
          <w:lang w:val="es-ES"/>
        </w:rPr>
      </w:pPr>
      <w:bookmarkStart w:id="1" w:name="_Toc185883487"/>
      <w:r w:rsidRPr="00D15418">
        <w:rPr>
          <w:lang w:val="es-ES"/>
        </w:rPr>
        <w:lastRenderedPageBreak/>
        <w:t>Resumen</w:t>
      </w:r>
      <w:bookmarkEnd w:id="1"/>
    </w:p>
    <w:p w14:paraId="47C9B471" w14:textId="77777777" w:rsidR="005320F5" w:rsidRPr="005320F5" w:rsidRDefault="005320F5" w:rsidP="005320F5">
      <w:pPr>
        <w:rPr>
          <w:lang w:val="es-ES"/>
        </w:rPr>
      </w:pPr>
    </w:p>
    <w:p w14:paraId="4FD73E73" w14:textId="06F99F93" w:rsidR="00860BC8" w:rsidRPr="00D15418" w:rsidRDefault="00E22821" w:rsidP="00A11AB9">
      <w:pPr>
        <w:spacing w:line="480" w:lineRule="auto"/>
        <w:rPr>
          <w:rFonts w:eastAsiaTheme="majorEastAsia" w:cstheme="majorBidi"/>
          <w:b/>
          <w:sz w:val="32"/>
          <w:szCs w:val="32"/>
          <w:lang w:val="es-ES"/>
        </w:rPr>
      </w:pPr>
      <w:r w:rsidRPr="00E22821">
        <w:rPr>
          <w:lang w:val="es-ES"/>
        </w:rPr>
        <w:t xml:space="preserve">Este estudio, desarrollado como parte del Proyecto </w:t>
      </w:r>
      <w:proofErr w:type="spellStart"/>
      <w:r w:rsidRPr="00E22821">
        <w:rPr>
          <w:lang w:val="es-ES"/>
        </w:rPr>
        <w:t>Capstone</w:t>
      </w:r>
      <w:proofErr w:type="spellEnd"/>
      <w:r w:rsidR="00B04A90">
        <w:rPr>
          <w:lang w:val="es-ES"/>
        </w:rPr>
        <w:t xml:space="preserve"> </w:t>
      </w:r>
      <w:r w:rsidRPr="00E22821">
        <w:rPr>
          <w:lang w:val="es-ES"/>
        </w:rPr>
        <w:t xml:space="preserve">del Magíster en Data </w:t>
      </w:r>
      <w:proofErr w:type="spellStart"/>
      <w:r w:rsidRPr="00E22821">
        <w:rPr>
          <w:lang w:val="es-ES"/>
        </w:rPr>
        <w:t>Science</w:t>
      </w:r>
      <w:proofErr w:type="spellEnd"/>
      <w:r w:rsidRPr="00E22821">
        <w:rPr>
          <w:lang w:val="es-ES"/>
        </w:rPr>
        <w:t xml:space="preserve"> de la Universidad del Desarrollo, tiene como objetivo identificar patrones comunes en los programas de gobierno de candidatos presidenciales a nivel mundial, con foco en el fenómeno de la </w:t>
      </w:r>
      <w:r w:rsidR="00913620">
        <w:rPr>
          <w:lang w:val="es-ES"/>
        </w:rPr>
        <w:t>corrupción</w:t>
      </w:r>
      <w:r w:rsidRPr="00E22821">
        <w:rPr>
          <w:lang w:val="es-ES"/>
        </w:rPr>
        <w:t xml:space="preserve">. La investigación agrupa países en comunidades con </w:t>
      </w:r>
      <w:r w:rsidR="009B2A9F">
        <w:rPr>
          <w:lang w:val="es-ES"/>
        </w:rPr>
        <w:t>prioridades</w:t>
      </w:r>
      <w:r w:rsidRPr="00E22821">
        <w:rPr>
          <w:lang w:val="es-ES"/>
        </w:rPr>
        <w:t xml:space="preserve"> temáticas similares, utilizando técnicas de análisis de datos y </w:t>
      </w:r>
      <w:proofErr w:type="spellStart"/>
      <w:r w:rsidRPr="00E22821">
        <w:rPr>
          <w:lang w:val="es-ES"/>
        </w:rPr>
        <w:t>clustering</w:t>
      </w:r>
      <w:proofErr w:type="spellEnd"/>
      <w:r w:rsidRPr="00E22821">
        <w:rPr>
          <w:lang w:val="es-ES"/>
        </w:rPr>
        <w:t>, y contrastando los hallazgos con el índice CPI (</w:t>
      </w:r>
      <w:proofErr w:type="spellStart"/>
      <w:r w:rsidRPr="00E22821">
        <w:rPr>
          <w:lang w:val="es-ES"/>
        </w:rPr>
        <w:t>Corruption</w:t>
      </w:r>
      <w:proofErr w:type="spellEnd"/>
      <w:r w:rsidRPr="00E22821">
        <w:rPr>
          <w:lang w:val="es-ES"/>
        </w:rPr>
        <w:t xml:space="preserve"> </w:t>
      </w:r>
      <w:proofErr w:type="spellStart"/>
      <w:r w:rsidRPr="00E22821">
        <w:rPr>
          <w:lang w:val="es-ES"/>
        </w:rPr>
        <w:t>Perception</w:t>
      </w:r>
      <w:proofErr w:type="spellEnd"/>
      <w:r w:rsidRPr="00E22821">
        <w:rPr>
          <w:lang w:val="es-ES"/>
        </w:rPr>
        <w:t xml:space="preserve"> </w:t>
      </w:r>
      <w:proofErr w:type="spellStart"/>
      <w:r w:rsidRPr="00E22821">
        <w:rPr>
          <w:lang w:val="es-ES"/>
        </w:rPr>
        <w:t>Index</w:t>
      </w:r>
      <w:proofErr w:type="spellEnd"/>
      <w:r w:rsidRPr="00E22821">
        <w:rPr>
          <w:lang w:val="es-ES"/>
        </w:rPr>
        <w:t xml:space="preserve">) de </w:t>
      </w:r>
      <w:proofErr w:type="spellStart"/>
      <w:r w:rsidRPr="00E22821">
        <w:rPr>
          <w:lang w:val="es-ES"/>
        </w:rPr>
        <w:t>Transparency</w:t>
      </w:r>
      <w:proofErr w:type="spellEnd"/>
      <w:r w:rsidRPr="00E22821">
        <w:rPr>
          <w:lang w:val="es-ES"/>
        </w:rPr>
        <w:t xml:space="preserve">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2" w:name="_Toc185883488"/>
      <w:r w:rsidRPr="00D15418">
        <w:rPr>
          <w:lang w:val="es-ES"/>
        </w:rPr>
        <w:lastRenderedPageBreak/>
        <w:t>Introducción</w:t>
      </w:r>
      <w:bookmarkEnd w:id="2"/>
    </w:p>
    <w:p w14:paraId="525D8FFF" w14:textId="77777777" w:rsidR="007B6D54" w:rsidRPr="007B6D54" w:rsidRDefault="007B6D54" w:rsidP="007B6D54">
      <w:pPr>
        <w:rPr>
          <w:lang w:val="es-ES"/>
        </w:rPr>
      </w:pPr>
    </w:p>
    <w:p w14:paraId="13061658" w14:textId="13ACF455"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w:t>
      </w:r>
      <w:r w:rsidR="007A2D8B">
        <w:rPr>
          <w:rFonts w:eastAsiaTheme="minorHAnsi" w:cstheme="minorBidi"/>
          <w:szCs w:val="22"/>
          <w:lang w:val="es-ES"/>
        </w:rPr>
        <w:t>c</w:t>
      </w:r>
      <w:r w:rsidR="00135C9C" w:rsidRPr="00D15418">
        <w:rPr>
          <w:rFonts w:eastAsiaTheme="minorHAnsi" w:cstheme="minorBidi"/>
          <w:szCs w:val="22"/>
          <w:lang w:val="es-ES"/>
        </w:rPr>
        <w:t>orrupción.</w:t>
      </w:r>
      <w:r w:rsidR="00020AB8" w:rsidRPr="00D15418">
        <w:rPr>
          <w:rFonts w:eastAsiaTheme="minorHAnsi" w:cstheme="minorBidi"/>
          <w:szCs w:val="22"/>
          <w:lang w:val="es-ES"/>
        </w:rPr>
        <w:t xml:space="preserve"> </w:t>
      </w:r>
    </w:p>
    <w:p w14:paraId="7DD7703E" w14:textId="6A158B26"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w:t>
      </w:r>
      <w:r w:rsidR="007A2D8B">
        <w:rPr>
          <w:rFonts w:eastAsiaTheme="minorHAnsi" w:cstheme="minorBidi"/>
          <w:szCs w:val="22"/>
          <w:lang w:val="es-ES"/>
        </w:rPr>
        <w:t>c</w:t>
      </w:r>
      <w:r w:rsidR="0080752F" w:rsidRPr="00D15418">
        <w:rPr>
          <w:rFonts w:eastAsiaTheme="minorHAnsi" w:cstheme="minorBidi"/>
          <w:szCs w:val="22"/>
          <w:lang w:val="es-ES"/>
        </w:rPr>
        <w:t xml:space="preserve">orrupción por su relevancia para las democracias. Definimos la corrupción como el abuso del poder confiado para beneficio privado.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 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5A3F9E2E"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w:t>
      </w:r>
      <w:r w:rsidR="00913620">
        <w:rPr>
          <w:rFonts w:eastAsiaTheme="minorHAnsi" w:cstheme="minorBidi"/>
          <w:szCs w:val="22"/>
          <w:lang w:val="es-ES"/>
        </w:rPr>
        <w:t>corrupción</w:t>
      </w:r>
      <w:r w:rsidRPr="00D15418">
        <w:rPr>
          <w:rFonts w:eastAsiaTheme="minorHAnsi" w:cstheme="minorBidi"/>
          <w:szCs w:val="22"/>
          <w:lang w:val="es-ES"/>
        </w:rPr>
        <w:t xml:space="preserve">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w:t>
      </w:r>
      <w:r w:rsidR="00913620">
        <w:rPr>
          <w:rFonts w:eastAsiaTheme="minorHAnsi" w:cstheme="minorBidi"/>
          <w:szCs w:val="22"/>
          <w:lang w:val="es-ES"/>
        </w:rPr>
        <w:t>corrupción</w:t>
      </w:r>
      <w:r w:rsidRPr="00D15418">
        <w:rPr>
          <w:rFonts w:eastAsiaTheme="minorHAnsi" w:cstheme="minorBidi"/>
          <w:szCs w:val="22"/>
          <w:lang w:val="es-ES"/>
        </w:rPr>
        <w:t xml:space="preserve">,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658AADB0"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xml:space="preserve">. En futuros trabajos, la combinación de estos resultados con datos empíricos sobre la implementación y resultados de políticas contra la </w:t>
      </w:r>
      <w:r w:rsidR="00716CC8">
        <w:rPr>
          <w:rFonts w:eastAsiaTheme="minorHAnsi" w:cstheme="minorBidi"/>
          <w:szCs w:val="22"/>
          <w:lang w:val="es-ES"/>
        </w:rPr>
        <w:t>corrupción</w:t>
      </w:r>
      <w:r w:rsidRPr="00D15418">
        <w:rPr>
          <w:rFonts w:eastAsiaTheme="minorHAnsi" w:cstheme="minorBidi"/>
          <w:szCs w:val="22"/>
          <w:lang w:val="es-ES"/>
        </w:rPr>
        <w:t xml:space="preserve">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494BA3F8" w14:textId="276D75B5" w:rsidR="00860BC8" w:rsidRPr="00D15418" w:rsidRDefault="00860BC8">
      <w:pPr>
        <w:spacing w:after="160" w:line="259" w:lineRule="auto"/>
        <w:rPr>
          <w:rFonts w:eastAsiaTheme="majorEastAsia" w:cstheme="majorBidi"/>
          <w:b/>
          <w:sz w:val="32"/>
          <w:szCs w:val="32"/>
          <w:lang w:val="es-ES"/>
        </w:rPr>
      </w:pPr>
    </w:p>
    <w:p w14:paraId="2680A86D" w14:textId="5068387B" w:rsidR="00860BC8" w:rsidRDefault="00860BC8" w:rsidP="00860BC8">
      <w:pPr>
        <w:pStyle w:val="Heading1"/>
        <w:rPr>
          <w:lang w:val="es-ES"/>
        </w:rPr>
      </w:pPr>
      <w:bookmarkStart w:id="3" w:name="_Toc185883489"/>
      <w:r w:rsidRPr="00D15418">
        <w:rPr>
          <w:lang w:val="es-ES"/>
        </w:rPr>
        <w:t>Hipótesis y Objetivos</w:t>
      </w:r>
      <w:bookmarkEnd w:id="3"/>
    </w:p>
    <w:p w14:paraId="5600B7F0" w14:textId="77777777" w:rsidR="007B6D54" w:rsidRPr="007B6D54" w:rsidRDefault="007B6D54" w:rsidP="007B6D54">
      <w:pPr>
        <w:rPr>
          <w:lang w:val="es-ES"/>
        </w:rPr>
      </w:pPr>
    </w:p>
    <w:p w14:paraId="31625A43" w14:textId="7A062318" w:rsidR="00BA7E11" w:rsidRPr="007B6D54" w:rsidRDefault="00B506D0">
      <w:pPr>
        <w:spacing w:after="160" w:line="259" w:lineRule="auto"/>
        <w:rPr>
          <w:b/>
          <w:bCs/>
          <w:lang w:val="es-ES"/>
        </w:rPr>
      </w:pPr>
      <w:r>
        <w:rPr>
          <w:b/>
          <w:bCs/>
          <w:lang w:val="es-ES"/>
        </w:rPr>
        <w:t>2</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57900396"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088A6132"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2ED631D0" w:rsidR="00BA7E11" w:rsidRPr="00D15418" w:rsidRDefault="00B506D0" w:rsidP="00C2445C">
      <w:pPr>
        <w:spacing w:line="480" w:lineRule="auto"/>
        <w:rPr>
          <w:rFonts w:eastAsiaTheme="minorHAnsi" w:cstheme="minorBidi"/>
          <w:szCs w:val="22"/>
          <w:lang w:val="es-ES"/>
        </w:rPr>
      </w:pPr>
      <w:r w:rsidRPr="002A6A15">
        <w:rPr>
          <w:rFonts w:eastAsiaTheme="minorHAnsi" w:cstheme="minorBidi"/>
          <w:szCs w:val="22"/>
          <w:lang w:val="es-ES"/>
        </w:rPr>
        <w:t>2</w:t>
      </w:r>
      <w:r w:rsidR="00143FB0" w:rsidRPr="002A6A15">
        <w:rPr>
          <w:rFonts w:eastAsiaTheme="minorHAnsi" w:cstheme="minorBidi"/>
          <w:szCs w:val="22"/>
          <w:lang w:val="es-ES"/>
        </w:rPr>
        <w:t>.</w:t>
      </w:r>
      <w:r w:rsidR="00BA7E11" w:rsidRPr="002A6A15">
        <w:rPr>
          <w:rFonts w:eastAsiaTheme="minorHAnsi" w:cstheme="minorBidi"/>
          <w:szCs w:val="22"/>
          <w:lang w:val="es-ES"/>
        </w:rPr>
        <w:t xml:space="preserve">3.1Analizar las variables del </w:t>
      </w:r>
      <w:proofErr w:type="spellStart"/>
      <w:r w:rsidR="00BA7E11" w:rsidRPr="002A6A15">
        <w:rPr>
          <w:rFonts w:eastAsiaTheme="minorHAnsi" w:cstheme="minorBidi"/>
          <w:szCs w:val="22"/>
          <w:lang w:val="es-ES"/>
        </w:rPr>
        <w:t>Manifesto</w:t>
      </w:r>
      <w:proofErr w:type="spellEnd"/>
      <w:r w:rsidR="00BA7E11" w:rsidRPr="002A6A15">
        <w:rPr>
          <w:rFonts w:eastAsiaTheme="minorHAnsi" w:cstheme="minorBidi"/>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16CC8">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549639A" w:rsidR="00BA7E11"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BA7E11" w:rsidRPr="00281AF5">
        <w:rPr>
          <w:rFonts w:eastAsiaTheme="minorHAnsi" w:cstheme="minorBidi"/>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376E700"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lastRenderedPageBreak/>
        <w:t>2</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25412C66"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4E8EDD3D"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4" w:name="_Toc185883490"/>
      <w:r w:rsidRPr="00D15418">
        <w:rPr>
          <w:lang w:val="es-ES"/>
        </w:rPr>
        <w:lastRenderedPageBreak/>
        <w:t>Datos y Metodología</w:t>
      </w:r>
      <w:bookmarkEnd w:id="4"/>
    </w:p>
    <w:p w14:paraId="1FF6B67F" w14:textId="16B2B17F" w:rsidR="00011DCC" w:rsidRDefault="00860BC8" w:rsidP="00860BC8">
      <w:pPr>
        <w:pStyle w:val="Heading2"/>
        <w:rPr>
          <w:lang w:val="es-ES"/>
        </w:rPr>
      </w:pPr>
      <w:bookmarkStart w:id="5" w:name="_Toc185883491"/>
      <w:r w:rsidRPr="00D15418">
        <w:rPr>
          <w:lang w:val="es-ES"/>
        </w:rPr>
        <w:t>Datos</w:t>
      </w:r>
      <w:bookmarkEnd w:id="5"/>
    </w:p>
    <w:p w14:paraId="4CA7038C" w14:textId="77777777" w:rsidR="00602797" w:rsidRPr="00602797" w:rsidRDefault="00602797" w:rsidP="00602797">
      <w:pPr>
        <w:rPr>
          <w:lang w:val="es-ES"/>
        </w:rPr>
      </w:pPr>
    </w:p>
    <w:p w14:paraId="773179E5" w14:textId="42E9DBF4" w:rsidR="00602797" w:rsidRPr="00602797" w:rsidRDefault="00B506D0" w:rsidP="00602797">
      <w:pPr>
        <w:rPr>
          <w:b/>
          <w:bCs/>
          <w:lang w:val="es-ES"/>
        </w:rPr>
      </w:pPr>
      <w:r>
        <w:rPr>
          <w:b/>
          <w:bCs/>
          <w:lang w:val="es-ES"/>
        </w:rPr>
        <w:t>3</w:t>
      </w:r>
      <w:r w:rsidR="00602797" w:rsidRPr="00602797">
        <w:rPr>
          <w:b/>
          <w:bCs/>
          <w:lang w:val="es-ES"/>
        </w:rPr>
        <w:t xml:space="preserve">.1.1 </w:t>
      </w:r>
      <w:proofErr w:type="spellStart"/>
      <w:r w:rsidR="00602797" w:rsidRPr="00602797">
        <w:rPr>
          <w:b/>
          <w:bCs/>
          <w:lang w:val="es-ES"/>
        </w:rPr>
        <w:t>Manifesto</w:t>
      </w:r>
      <w:proofErr w:type="spellEnd"/>
      <w:r w:rsidR="00602797" w:rsidRPr="00602797">
        <w:rPr>
          <w:b/>
          <w:bCs/>
          <w:lang w:val="es-ES"/>
        </w:rPr>
        <w:t xml:space="preserve"> Project </w:t>
      </w:r>
      <w:r w:rsidR="00602797" w:rsidRPr="00602797">
        <w:rPr>
          <w:b/>
          <w:bCs/>
          <w:vertAlign w:val="superscript"/>
          <w:lang w:val="es-ES"/>
        </w:rPr>
        <w:t>5</w:t>
      </w:r>
    </w:p>
    <w:p w14:paraId="6CC65336" w14:textId="77777777" w:rsidR="00602797" w:rsidRPr="0045163C" w:rsidRDefault="00602797" w:rsidP="00602797">
      <w:pPr>
        <w:rPr>
          <w:lang w:val="es-ES"/>
        </w:rPr>
      </w:pPr>
    </w:p>
    <w:p w14:paraId="50A5CDD6" w14:textId="55FD048C"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03D65D04" w14:textId="77777777"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51BB26DD" w14:textId="77777777" w:rsidR="00602797" w:rsidRPr="00D15418" w:rsidRDefault="00602797" w:rsidP="00602797">
      <w:pPr>
        <w:spacing w:line="480" w:lineRule="auto"/>
        <w:rPr>
          <w:rFonts w:eastAsiaTheme="minorHAnsi" w:cstheme="minorBidi"/>
          <w:szCs w:val="22"/>
          <w:lang w:val="es-ES"/>
        </w:rPr>
      </w:pPr>
    </w:p>
    <w:p w14:paraId="4366F405" w14:textId="13CEBFE8" w:rsidR="00602797" w:rsidRDefault="00602797" w:rsidP="00602797">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5CF28320" w14:textId="262870D0" w:rsidR="002C7896"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600D3EDA" w14:textId="77777777" w:rsidR="00602797" w:rsidRDefault="00602797" w:rsidP="00597707">
      <w:pPr>
        <w:spacing w:line="480" w:lineRule="auto"/>
        <w:rPr>
          <w:rFonts w:eastAsiaTheme="minorHAnsi" w:cstheme="minorBidi"/>
          <w:szCs w:val="22"/>
          <w:lang w:val="es-ES"/>
        </w:rPr>
      </w:pPr>
    </w:p>
    <w:p w14:paraId="1EDEC2DA" w14:textId="6603E1E6" w:rsidR="00602797" w:rsidRPr="00602797"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602797" w:rsidRPr="00602797">
        <w:rPr>
          <w:rFonts w:eastAsiaTheme="minorHAnsi" w:cstheme="minorBidi"/>
          <w:b/>
          <w:bCs/>
          <w:szCs w:val="22"/>
          <w:lang w:val="es-ES"/>
        </w:rPr>
        <w:t>.1.2 Los datos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lastRenderedPageBreak/>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1FF59E6D" w14:textId="58D3CF55" w:rsidR="002C7896" w:rsidRPr="007B6D54"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2C7896" w:rsidRPr="007B6D54">
        <w:rPr>
          <w:rFonts w:eastAsiaTheme="minorHAnsi" w:cstheme="minorBidi"/>
          <w:b/>
          <w:bCs/>
          <w:szCs w:val="22"/>
          <w:lang w:val="es-ES"/>
        </w:rPr>
        <w:t>.1.</w:t>
      </w:r>
      <w:r w:rsidR="00602797">
        <w:rPr>
          <w:rFonts w:eastAsiaTheme="minorHAnsi" w:cstheme="minorBidi"/>
          <w:b/>
          <w:bCs/>
          <w:szCs w:val="22"/>
          <w:lang w:val="es-ES"/>
        </w:rPr>
        <w:t>3</w:t>
      </w:r>
      <w:r w:rsidR="002C7896" w:rsidRPr="007B6D54">
        <w:rPr>
          <w:rFonts w:eastAsiaTheme="minorHAnsi" w:cstheme="minorBidi"/>
          <w:b/>
          <w:bCs/>
          <w:szCs w:val="22"/>
          <w:lang w:val="es-ES"/>
        </w:rPr>
        <w:t xml:space="preserve">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51EEE5F3" w:rsidR="007F752D"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7F752D" w:rsidRPr="007B6D54">
        <w:rPr>
          <w:rFonts w:eastAsiaTheme="minorHAnsi" w:cstheme="minorBidi"/>
          <w:b/>
          <w:bCs/>
          <w:szCs w:val="22"/>
          <w:lang w:val="es-ES"/>
        </w:rPr>
        <w:t>.1.</w:t>
      </w:r>
      <w:r w:rsidR="00602797">
        <w:rPr>
          <w:rFonts w:eastAsiaTheme="minorHAnsi" w:cstheme="minorBidi"/>
          <w:b/>
          <w:bCs/>
          <w:szCs w:val="22"/>
          <w:lang w:val="es-ES"/>
        </w:rPr>
        <w:t>4</w:t>
      </w:r>
      <w:r w:rsidR="007F752D" w:rsidRPr="007B6D54">
        <w:rPr>
          <w:rFonts w:eastAsiaTheme="minorHAnsi" w:cstheme="minorBidi"/>
          <w:b/>
          <w:bCs/>
          <w:szCs w:val="22"/>
          <w:lang w:val="es-ES"/>
        </w:rPr>
        <w:t xml:space="preserve"> Países</w:t>
      </w:r>
    </w:p>
    <w:p w14:paraId="5CB65E27" w14:textId="77777777" w:rsidR="00402E9B" w:rsidRDefault="00402E9B" w:rsidP="00402E9B">
      <w:pPr>
        <w:rPr>
          <w:sz w:val="22"/>
          <w:szCs w:val="21"/>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085FA830" w14:textId="77777777" w:rsidR="00402E9B" w:rsidRDefault="00402E9B" w:rsidP="00402E9B">
      <w:pPr>
        <w:rPr>
          <w:sz w:val="22"/>
          <w:szCs w:val="21"/>
          <w:lang w:val="es-ES"/>
        </w:rPr>
      </w:pPr>
    </w:p>
    <w:tbl>
      <w:tblPr>
        <w:tblStyle w:val="TableGrid"/>
        <w:tblW w:w="0" w:type="auto"/>
        <w:tblLook w:val="04A0" w:firstRow="1" w:lastRow="0" w:firstColumn="1" w:lastColumn="0" w:noHBand="0" w:noVBand="1"/>
      </w:tblPr>
      <w:tblGrid>
        <w:gridCol w:w="1943"/>
        <w:gridCol w:w="2147"/>
        <w:gridCol w:w="1301"/>
        <w:gridCol w:w="1989"/>
        <w:gridCol w:w="1045"/>
      </w:tblGrid>
      <w:tr w:rsidR="009D1500" w14:paraId="3C3E9631" w14:textId="77777777" w:rsidTr="003D218E">
        <w:tc>
          <w:tcPr>
            <w:tcW w:w="0" w:type="auto"/>
            <w:vAlign w:val="bottom"/>
          </w:tcPr>
          <w:p w14:paraId="5D2F9880" w14:textId="5E0B6ABA" w:rsidR="00402E9B" w:rsidRPr="009D1500" w:rsidRDefault="00402E9B" w:rsidP="00402E9B">
            <w:pPr>
              <w:rPr>
                <w:sz w:val="21"/>
                <w:szCs w:val="21"/>
                <w:lang w:val="es-ES"/>
              </w:rPr>
            </w:pPr>
            <w:r w:rsidRPr="009D1500">
              <w:rPr>
                <w:color w:val="000000"/>
                <w:sz w:val="21"/>
                <w:szCs w:val="21"/>
              </w:rPr>
              <w:t>Albania</w:t>
            </w:r>
          </w:p>
        </w:tc>
        <w:tc>
          <w:tcPr>
            <w:tcW w:w="0" w:type="auto"/>
            <w:vAlign w:val="bottom"/>
          </w:tcPr>
          <w:p w14:paraId="05FA424B" w14:textId="6BC1066E" w:rsidR="00402E9B" w:rsidRPr="009D1500" w:rsidRDefault="00402E9B" w:rsidP="00402E9B">
            <w:pPr>
              <w:rPr>
                <w:sz w:val="21"/>
                <w:szCs w:val="21"/>
                <w:lang w:val="es-ES"/>
              </w:rPr>
            </w:pPr>
            <w:r w:rsidRPr="009D1500">
              <w:rPr>
                <w:color w:val="000000"/>
                <w:sz w:val="21"/>
                <w:szCs w:val="21"/>
              </w:rPr>
              <w:t>Chile</w:t>
            </w:r>
          </w:p>
        </w:tc>
        <w:tc>
          <w:tcPr>
            <w:tcW w:w="0" w:type="auto"/>
            <w:vAlign w:val="bottom"/>
          </w:tcPr>
          <w:p w14:paraId="6CCDD7EA" w14:textId="5B5BA7AE" w:rsidR="00402E9B" w:rsidRPr="009D1500" w:rsidRDefault="00402E9B" w:rsidP="00402E9B">
            <w:pPr>
              <w:rPr>
                <w:sz w:val="21"/>
                <w:szCs w:val="21"/>
                <w:lang w:val="es-ES"/>
              </w:rPr>
            </w:pPr>
            <w:r w:rsidRPr="009D1500">
              <w:rPr>
                <w:color w:val="000000"/>
                <w:sz w:val="21"/>
                <w:szCs w:val="21"/>
              </w:rPr>
              <w:t>Franc</w:t>
            </w:r>
            <w:r w:rsidR="009D1500">
              <w:rPr>
                <w:color w:val="000000"/>
                <w:sz w:val="21"/>
                <w:szCs w:val="21"/>
              </w:rPr>
              <w:t>ia</w:t>
            </w:r>
          </w:p>
        </w:tc>
        <w:tc>
          <w:tcPr>
            <w:tcW w:w="0" w:type="auto"/>
            <w:vAlign w:val="bottom"/>
          </w:tcPr>
          <w:p w14:paraId="2FE10D57" w14:textId="177EE8C1" w:rsidR="00402E9B" w:rsidRPr="009D1500" w:rsidRDefault="00402E9B" w:rsidP="00402E9B">
            <w:pPr>
              <w:rPr>
                <w:sz w:val="21"/>
                <w:szCs w:val="21"/>
                <w:lang w:val="es-ES"/>
              </w:rPr>
            </w:pPr>
            <w:r w:rsidRPr="009D1500">
              <w:rPr>
                <w:color w:val="000000"/>
                <w:sz w:val="21"/>
                <w:szCs w:val="21"/>
              </w:rPr>
              <w:t>M</w:t>
            </w:r>
            <w:r w:rsidR="009D1500">
              <w:rPr>
                <w:color w:val="000000"/>
                <w:sz w:val="21"/>
                <w:szCs w:val="21"/>
              </w:rPr>
              <w:t>é</w:t>
            </w:r>
            <w:r w:rsidRPr="009D1500">
              <w:rPr>
                <w:color w:val="000000"/>
                <w:sz w:val="21"/>
                <w:szCs w:val="21"/>
              </w:rPr>
              <w:t>xico</w:t>
            </w:r>
          </w:p>
        </w:tc>
        <w:tc>
          <w:tcPr>
            <w:tcW w:w="236" w:type="dxa"/>
            <w:vAlign w:val="bottom"/>
          </w:tcPr>
          <w:p w14:paraId="67C99AA5" w14:textId="2F7543AE" w:rsidR="00402E9B" w:rsidRPr="009D1500" w:rsidRDefault="00402E9B" w:rsidP="00402E9B">
            <w:pPr>
              <w:rPr>
                <w:sz w:val="21"/>
                <w:szCs w:val="21"/>
                <w:lang w:val="es-ES"/>
              </w:rPr>
            </w:pPr>
            <w:r w:rsidRPr="009D1500">
              <w:rPr>
                <w:color w:val="000000"/>
                <w:sz w:val="21"/>
                <w:szCs w:val="21"/>
              </w:rPr>
              <w:t>Rusia</w:t>
            </w:r>
          </w:p>
        </w:tc>
      </w:tr>
      <w:tr w:rsidR="009D1500" w14:paraId="0648FAAF" w14:textId="77777777" w:rsidTr="003D218E">
        <w:tc>
          <w:tcPr>
            <w:tcW w:w="0" w:type="auto"/>
            <w:vAlign w:val="bottom"/>
          </w:tcPr>
          <w:p w14:paraId="48149F01" w14:textId="770A5063" w:rsidR="00402E9B" w:rsidRPr="009D1500" w:rsidRDefault="00402E9B" w:rsidP="00402E9B">
            <w:pPr>
              <w:rPr>
                <w:sz w:val="21"/>
                <w:szCs w:val="21"/>
                <w:lang w:val="es-ES"/>
              </w:rPr>
            </w:pPr>
            <w:r w:rsidRPr="009D1500">
              <w:rPr>
                <w:color w:val="000000"/>
                <w:sz w:val="21"/>
                <w:szCs w:val="21"/>
              </w:rPr>
              <w:t>Alemania</w:t>
            </w:r>
          </w:p>
        </w:tc>
        <w:tc>
          <w:tcPr>
            <w:tcW w:w="0" w:type="auto"/>
            <w:vAlign w:val="bottom"/>
          </w:tcPr>
          <w:p w14:paraId="5A24D4F6" w14:textId="67208F1D" w:rsidR="00402E9B" w:rsidRPr="009D1500" w:rsidRDefault="00402E9B" w:rsidP="00402E9B">
            <w:pPr>
              <w:rPr>
                <w:sz w:val="21"/>
                <w:szCs w:val="21"/>
                <w:lang w:val="es-ES"/>
              </w:rPr>
            </w:pPr>
            <w:r w:rsidRPr="009D1500">
              <w:rPr>
                <w:color w:val="000000"/>
                <w:sz w:val="21"/>
                <w:szCs w:val="21"/>
              </w:rPr>
              <w:t>Chipre</w:t>
            </w:r>
          </w:p>
        </w:tc>
        <w:tc>
          <w:tcPr>
            <w:tcW w:w="0" w:type="auto"/>
            <w:vAlign w:val="bottom"/>
          </w:tcPr>
          <w:p w14:paraId="520AB4E9" w14:textId="4C2EF6B9" w:rsidR="00402E9B" w:rsidRPr="009D1500" w:rsidRDefault="00402E9B" w:rsidP="00402E9B">
            <w:pPr>
              <w:rPr>
                <w:sz w:val="21"/>
                <w:szCs w:val="21"/>
                <w:lang w:val="es-ES"/>
              </w:rPr>
            </w:pPr>
            <w:r w:rsidRPr="009D1500">
              <w:rPr>
                <w:color w:val="000000"/>
                <w:sz w:val="21"/>
                <w:szCs w:val="21"/>
              </w:rPr>
              <w:t>Georgia</w:t>
            </w:r>
          </w:p>
        </w:tc>
        <w:tc>
          <w:tcPr>
            <w:tcW w:w="0" w:type="auto"/>
            <w:vAlign w:val="bottom"/>
          </w:tcPr>
          <w:p w14:paraId="7FCB3CC9" w14:textId="2189EB79" w:rsidR="00402E9B" w:rsidRPr="009D1500" w:rsidRDefault="00402E9B" w:rsidP="00402E9B">
            <w:pPr>
              <w:rPr>
                <w:sz w:val="21"/>
                <w:szCs w:val="21"/>
                <w:lang w:val="es-ES"/>
              </w:rPr>
            </w:pPr>
            <w:r w:rsidRPr="009D1500">
              <w:rPr>
                <w:color w:val="000000"/>
                <w:sz w:val="21"/>
                <w:szCs w:val="21"/>
              </w:rPr>
              <w:t>Mold</w:t>
            </w:r>
            <w:r w:rsidR="009D1500">
              <w:rPr>
                <w:color w:val="000000"/>
                <w:sz w:val="21"/>
                <w:szCs w:val="21"/>
              </w:rPr>
              <w:t>a</w:t>
            </w:r>
            <w:r w:rsidRPr="009D1500">
              <w:rPr>
                <w:color w:val="000000"/>
                <w:sz w:val="21"/>
                <w:szCs w:val="21"/>
              </w:rPr>
              <w:t>v</w:t>
            </w:r>
            <w:r w:rsidR="009D1500">
              <w:rPr>
                <w:color w:val="000000"/>
                <w:sz w:val="21"/>
                <w:szCs w:val="21"/>
              </w:rPr>
              <w:t>i</w:t>
            </w:r>
            <w:r w:rsidRPr="009D1500">
              <w:rPr>
                <w:color w:val="000000"/>
                <w:sz w:val="21"/>
                <w:szCs w:val="21"/>
              </w:rPr>
              <w:t>a</w:t>
            </w:r>
          </w:p>
        </w:tc>
        <w:tc>
          <w:tcPr>
            <w:tcW w:w="236" w:type="dxa"/>
            <w:vAlign w:val="bottom"/>
          </w:tcPr>
          <w:p w14:paraId="32E7EBAC" w14:textId="34FBE058" w:rsidR="00402E9B" w:rsidRPr="009D1500" w:rsidRDefault="00402E9B" w:rsidP="00402E9B">
            <w:pPr>
              <w:rPr>
                <w:sz w:val="21"/>
                <w:szCs w:val="21"/>
                <w:lang w:val="es-ES"/>
              </w:rPr>
            </w:pPr>
            <w:r w:rsidRPr="009D1500">
              <w:rPr>
                <w:color w:val="000000"/>
                <w:sz w:val="21"/>
                <w:szCs w:val="21"/>
              </w:rPr>
              <w:t>Serbia</w:t>
            </w:r>
          </w:p>
        </w:tc>
      </w:tr>
      <w:tr w:rsidR="009D1500" w14:paraId="137FDDC7" w14:textId="77777777" w:rsidTr="003D218E">
        <w:tc>
          <w:tcPr>
            <w:tcW w:w="0" w:type="auto"/>
            <w:vAlign w:val="bottom"/>
          </w:tcPr>
          <w:p w14:paraId="38C5ACD8" w14:textId="61BAD89A" w:rsidR="00402E9B" w:rsidRPr="009D1500" w:rsidRDefault="00402E9B" w:rsidP="00402E9B">
            <w:pPr>
              <w:rPr>
                <w:sz w:val="21"/>
                <w:szCs w:val="21"/>
                <w:lang w:val="es-ES"/>
              </w:rPr>
            </w:pPr>
            <w:r w:rsidRPr="009D1500">
              <w:rPr>
                <w:color w:val="000000"/>
                <w:sz w:val="21"/>
                <w:szCs w:val="21"/>
              </w:rPr>
              <w:t>Argentina</w:t>
            </w:r>
          </w:p>
        </w:tc>
        <w:tc>
          <w:tcPr>
            <w:tcW w:w="0" w:type="auto"/>
            <w:vAlign w:val="bottom"/>
          </w:tcPr>
          <w:p w14:paraId="1284A6D3" w14:textId="671F2DC4" w:rsidR="00402E9B" w:rsidRPr="009D1500" w:rsidRDefault="00402E9B" w:rsidP="00402E9B">
            <w:pPr>
              <w:rPr>
                <w:sz w:val="21"/>
                <w:szCs w:val="21"/>
                <w:lang w:val="es-ES"/>
              </w:rPr>
            </w:pPr>
            <w:r w:rsidRPr="009D1500">
              <w:rPr>
                <w:color w:val="000000"/>
                <w:sz w:val="21"/>
                <w:szCs w:val="21"/>
              </w:rPr>
              <w:t>Colombia</w:t>
            </w:r>
          </w:p>
        </w:tc>
        <w:tc>
          <w:tcPr>
            <w:tcW w:w="0" w:type="auto"/>
            <w:vAlign w:val="bottom"/>
          </w:tcPr>
          <w:p w14:paraId="0600A3A7" w14:textId="40BBF70A" w:rsidR="00402E9B" w:rsidRPr="009D1500" w:rsidRDefault="00402E9B" w:rsidP="00402E9B">
            <w:pPr>
              <w:rPr>
                <w:sz w:val="21"/>
                <w:szCs w:val="21"/>
                <w:lang w:val="es-ES"/>
              </w:rPr>
            </w:pPr>
            <w:r w:rsidRPr="009D1500">
              <w:rPr>
                <w:color w:val="000000"/>
                <w:sz w:val="21"/>
                <w:szCs w:val="21"/>
              </w:rPr>
              <w:t>Grecia</w:t>
            </w:r>
          </w:p>
        </w:tc>
        <w:tc>
          <w:tcPr>
            <w:tcW w:w="0" w:type="auto"/>
            <w:vAlign w:val="bottom"/>
          </w:tcPr>
          <w:p w14:paraId="6192FD95" w14:textId="0961C146" w:rsidR="00402E9B" w:rsidRPr="009D1500" w:rsidRDefault="00402E9B" w:rsidP="00402E9B">
            <w:pPr>
              <w:rPr>
                <w:sz w:val="21"/>
                <w:szCs w:val="21"/>
                <w:lang w:val="es-ES"/>
              </w:rPr>
            </w:pPr>
            <w:r w:rsidRPr="009D1500">
              <w:rPr>
                <w:color w:val="000000"/>
                <w:sz w:val="21"/>
                <w:szCs w:val="21"/>
              </w:rPr>
              <w:t>Montenegro</w:t>
            </w:r>
          </w:p>
        </w:tc>
        <w:tc>
          <w:tcPr>
            <w:tcW w:w="236" w:type="dxa"/>
            <w:vAlign w:val="bottom"/>
          </w:tcPr>
          <w:p w14:paraId="5F1714A5" w14:textId="39341E97" w:rsidR="00402E9B" w:rsidRPr="009D1500" w:rsidRDefault="009D1500" w:rsidP="00402E9B">
            <w:pPr>
              <w:rPr>
                <w:sz w:val="21"/>
                <w:szCs w:val="21"/>
                <w:lang w:val="es-ES"/>
              </w:rPr>
            </w:pPr>
            <w:r>
              <w:rPr>
                <w:color w:val="000000"/>
                <w:sz w:val="21"/>
                <w:szCs w:val="21"/>
              </w:rPr>
              <w:t>Es</w:t>
            </w:r>
            <w:r w:rsidR="00402E9B" w:rsidRPr="009D1500">
              <w:rPr>
                <w:color w:val="000000"/>
                <w:sz w:val="21"/>
                <w:szCs w:val="21"/>
              </w:rPr>
              <w:t>lovenia</w:t>
            </w:r>
          </w:p>
        </w:tc>
      </w:tr>
      <w:tr w:rsidR="009D1500" w14:paraId="6405A722" w14:textId="77777777" w:rsidTr="003D218E">
        <w:tc>
          <w:tcPr>
            <w:tcW w:w="0" w:type="auto"/>
            <w:vAlign w:val="bottom"/>
          </w:tcPr>
          <w:p w14:paraId="2B6BDAFC" w14:textId="581488DA" w:rsidR="00402E9B" w:rsidRPr="009D1500" w:rsidRDefault="00402E9B" w:rsidP="00402E9B">
            <w:pPr>
              <w:rPr>
                <w:sz w:val="21"/>
                <w:szCs w:val="21"/>
                <w:lang w:val="es-ES"/>
              </w:rPr>
            </w:pPr>
            <w:r w:rsidRPr="009D1500">
              <w:rPr>
                <w:color w:val="000000"/>
                <w:sz w:val="21"/>
                <w:szCs w:val="21"/>
              </w:rPr>
              <w:t>Armenia</w:t>
            </w:r>
          </w:p>
        </w:tc>
        <w:tc>
          <w:tcPr>
            <w:tcW w:w="0" w:type="auto"/>
            <w:vAlign w:val="bottom"/>
          </w:tcPr>
          <w:p w14:paraId="63BCB828" w14:textId="322B9710" w:rsidR="00402E9B" w:rsidRPr="009D1500" w:rsidRDefault="00402E9B" w:rsidP="00402E9B">
            <w:pPr>
              <w:rPr>
                <w:sz w:val="21"/>
                <w:szCs w:val="21"/>
                <w:lang w:val="es-ES"/>
              </w:rPr>
            </w:pPr>
            <w:r w:rsidRPr="009D1500">
              <w:rPr>
                <w:color w:val="000000"/>
                <w:sz w:val="21"/>
                <w:szCs w:val="21"/>
              </w:rPr>
              <w:t>Corea del Sur</w:t>
            </w:r>
          </w:p>
        </w:tc>
        <w:tc>
          <w:tcPr>
            <w:tcW w:w="0" w:type="auto"/>
            <w:vAlign w:val="bottom"/>
          </w:tcPr>
          <w:p w14:paraId="59F1C2BA" w14:textId="060120B0" w:rsidR="00402E9B" w:rsidRPr="009D1500" w:rsidRDefault="00402E9B" w:rsidP="00402E9B">
            <w:pPr>
              <w:rPr>
                <w:sz w:val="21"/>
                <w:szCs w:val="21"/>
                <w:lang w:val="es-ES"/>
              </w:rPr>
            </w:pPr>
            <w:r w:rsidRPr="009D1500">
              <w:rPr>
                <w:color w:val="000000"/>
                <w:sz w:val="21"/>
                <w:szCs w:val="21"/>
              </w:rPr>
              <w:t>Holanda</w:t>
            </w:r>
          </w:p>
        </w:tc>
        <w:tc>
          <w:tcPr>
            <w:tcW w:w="0" w:type="auto"/>
            <w:vAlign w:val="bottom"/>
          </w:tcPr>
          <w:p w14:paraId="2AC83E80" w14:textId="59493F7B" w:rsidR="00402E9B" w:rsidRPr="009D1500" w:rsidRDefault="009D1500" w:rsidP="00402E9B">
            <w:pPr>
              <w:rPr>
                <w:sz w:val="21"/>
                <w:szCs w:val="21"/>
                <w:lang w:val="es-ES"/>
              </w:rPr>
            </w:pPr>
            <w:r>
              <w:rPr>
                <w:color w:val="000000"/>
                <w:sz w:val="21"/>
                <w:szCs w:val="21"/>
              </w:rPr>
              <w:t>Macedonia del Norte</w:t>
            </w:r>
          </w:p>
        </w:tc>
        <w:tc>
          <w:tcPr>
            <w:tcW w:w="236" w:type="dxa"/>
            <w:vAlign w:val="bottom"/>
          </w:tcPr>
          <w:p w14:paraId="5F1281AD" w14:textId="7DC10B63" w:rsidR="00402E9B" w:rsidRPr="009D1500" w:rsidRDefault="00402E9B" w:rsidP="00402E9B">
            <w:pPr>
              <w:rPr>
                <w:sz w:val="21"/>
                <w:szCs w:val="21"/>
                <w:lang w:val="es-ES"/>
              </w:rPr>
            </w:pPr>
            <w:r w:rsidRPr="009D1500">
              <w:rPr>
                <w:color w:val="000000"/>
                <w:sz w:val="21"/>
                <w:szCs w:val="21"/>
              </w:rPr>
              <w:t>Sri Lanka</w:t>
            </w:r>
          </w:p>
        </w:tc>
      </w:tr>
      <w:tr w:rsidR="009D1500" w14:paraId="6D8C6B68" w14:textId="77777777" w:rsidTr="003D218E">
        <w:tc>
          <w:tcPr>
            <w:tcW w:w="0" w:type="auto"/>
            <w:vAlign w:val="bottom"/>
          </w:tcPr>
          <w:p w14:paraId="47E9A2A9" w14:textId="26D2E52B" w:rsidR="00402E9B" w:rsidRPr="009D1500" w:rsidRDefault="00402E9B" w:rsidP="00402E9B">
            <w:pPr>
              <w:rPr>
                <w:sz w:val="21"/>
                <w:szCs w:val="21"/>
                <w:lang w:val="es-ES"/>
              </w:rPr>
            </w:pPr>
            <w:r w:rsidRPr="009D1500">
              <w:rPr>
                <w:color w:val="000000"/>
                <w:sz w:val="21"/>
                <w:szCs w:val="21"/>
              </w:rPr>
              <w:t>Australia</w:t>
            </w:r>
          </w:p>
        </w:tc>
        <w:tc>
          <w:tcPr>
            <w:tcW w:w="0" w:type="auto"/>
            <w:vAlign w:val="bottom"/>
          </w:tcPr>
          <w:p w14:paraId="69120908" w14:textId="4D4F1901" w:rsidR="00402E9B" w:rsidRPr="009D1500" w:rsidRDefault="00402E9B" w:rsidP="00402E9B">
            <w:pPr>
              <w:rPr>
                <w:sz w:val="21"/>
                <w:szCs w:val="21"/>
                <w:lang w:val="es-ES"/>
              </w:rPr>
            </w:pPr>
            <w:r w:rsidRPr="009D1500">
              <w:rPr>
                <w:color w:val="000000"/>
                <w:sz w:val="21"/>
                <w:szCs w:val="21"/>
              </w:rPr>
              <w:t>Costa Rica</w:t>
            </w:r>
          </w:p>
        </w:tc>
        <w:tc>
          <w:tcPr>
            <w:tcW w:w="0" w:type="auto"/>
            <w:vAlign w:val="bottom"/>
          </w:tcPr>
          <w:p w14:paraId="73F1575D" w14:textId="3210AB52" w:rsidR="00402E9B" w:rsidRPr="009D1500" w:rsidRDefault="00402E9B" w:rsidP="00402E9B">
            <w:pPr>
              <w:rPr>
                <w:sz w:val="21"/>
                <w:szCs w:val="21"/>
                <w:lang w:val="es-ES"/>
              </w:rPr>
            </w:pPr>
            <w:r w:rsidRPr="009D1500">
              <w:rPr>
                <w:color w:val="000000"/>
                <w:sz w:val="21"/>
                <w:szCs w:val="21"/>
              </w:rPr>
              <w:t>Hung</w:t>
            </w:r>
            <w:r w:rsidR="009D1500">
              <w:rPr>
                <w:color w:val="000000"/>
                <w:sz w:val="21"/>
                <w:szCs w:val="21"/>
              </w:rPr>
              <w:t>ría</w:t>
            </w:r>
          </w:p>
        </w:tc>
        <w:tc>
          <w:tcPr>
            <w:tcW w:w="0" w:type="auto"/>
            <w:vAlign w:val="bottom"/>
          </w:tcPr>
          <w:p w14:paraId="0CB1745D" w14:textId="06CB55D5" w:rsidR="00402E9B" w:rsidRPr="009D1500" w:rsidRDefault="009D1500" w:rsidP="00402E9B">
            <w:pPr>
              <w:rPr>
                <w:sz w:val="21"/>
                <w:szCs w:val="21"/>
                <w:lang w:val="es-ES"/>
              </w:rPr>
            </w:pPr>
            <w:r>
              <w:rPr>
                <w:color w:val="000000"/>
                <w:sz w:val="21"/>
                <w:szCs w:val="21"/>
              </w:rPr>
              <w:t>Irlanda del Norte</w:t>
            </w:r>
          </w:p>
        </w:tc>
        <w:tc>
          <w:tcPr>
            <w:tcW w:w="236" w:type="dxa"/>
            <w:vAlign w:val="bottom"/>
          </w:tcPr>
          <w:p w14:paraId="0EC9C4B7" w14:textId="71DED085" w:rsidR="00402E9B" w:rsidRPr="009D1500" w:rsidRDefault="00402E9B" w:rsidP="00402E9B">
            <w:pPr>
              <w:rPr>
                <w:sz w:val="21"/>
                <w:szCs w:val="21"/>
                <w:lang w:val="es-ES"/>
              </w:rPr>
            </w:pPr>
            <w:r w:rsidRPr="009D1500">
              <w:rPr>
                <w:color w:val="000000"/>
                <w:sz w:val="21"/>
                <w:szCs w:val="21"/>
              </w:rPr>
              <w:t>Sudáfrica</w:t>
            </w:r>
          </w:p>
        </w:tc>
      </w:tr>
      <w:tr w:rsidR="009D1500" w14:paraId="400712E3" w14:textId="77777777" w:rsidTr="003D218E">
        <w:tc>
          <w:tcPr>
            <w:tcW w:w="0" w:type="auto"/>
            <w:vAlign w:val="bottom"/>
          </w:tcPr>
          <w:p w14:paraId="3F016732" w14:textId="03AE7186" w:rsidR="00402E9B" w:rsidRPr="009D1500" w:rsidRDefault="00402E9B" w:rsidP="00402E9B">
            <w:pPr>
              <w:rPr>
                <w:sz w:val="21"/>
                <w:szCs w:val="21"/>
                <w:lang w:val="es-ES"/>
              </w:rPr>
            </w:pPr>
            <w:r w:rsidRPr="009D1500">
              <w:rPr>
                <w:color w:val="000000"/>
                <w:sz w:val="21"/>
                <w:szCs w:val="21"/>
              </w:rPr>
              <w:t>Austria</w:t>
            </w:r>
          </w:p>
        </w:tc>
        <w:tc>
          <w:tcPr>
            <w:tcW w:w="0" w:type="auto"/>
            <w:vAlign w:val="bottom"/>
          </w:tcPr>
          <w:p w14:paraId="33E0D117" w14:textId="67142B24" w:rsidR="00402E9B" w:rsidRPr="009D1500" w:rsidRDefault="00402E9B" w:rsidP="00402E9B">
            <w:pPr>
              <w:rPr>
                <w:sz w:val="21"/>
                <w:szCs w:val="21"/>
                <w:lang w:val="es-ES"/>
              </w:rPr>
            </w:pPr>
            <w:r w:rsidRPr="009D1500">
              <w:rPr>
                <w:color w:val="000000"/>
                <w:sz w:val="21"/>
                <w:szCs w:val="21"/>
              </w:rPr>
              <w:t>Croa</w:t>
            </w:r>
            <w:r w:rsidR="009D1500" w:rsidRPr="009D1500">
              <w:rPr>
                <w:color w:val="000000"/>
                <w:sz w:val="21"/>
                <w:szCs w:val="21"/>
              </w:rPr>
              <w:t>c</w:t>
            </w:r>
            <w:r w:rsidRPr="009D1500">
              <w:rPr>
                <w:color w:val="000000"/>
                <w:sz w:val="21"/>
                <w:szCs w:val="21"/>
              </w:rPr>
              <w:t>ia</w:t>
            </w:r>
          </w:p>
        </w:tc>
        <w:tc>
          <w:tcPr>
            <w:tcW w:w="0" w:type="auto"/>
            <w:vAlign w:val="bottom"/>
          </w:tcPr>
          <w:p w14:paraId="52C236B9" w14:textId="1FBBC801" w:rsidR="00402E9B" w:rsidRPr="009D1500" w:rsidRDefault="00402E9B" w:rsidP="00402E9B">
            <w:pPr>
              <w:rPr>
                <w:sz w:val="21"/>
                <w:szCs w:val="21"/>
                <w:lang w:val="es-ES"/>
              </w:rPr>
            </w:pPr>
            <w:r w:rsidRPr="009D1500">
              <w:rPr>
                <w:color w:val="000000"/>
                <w:sz w:val="21"/>
                <w:szCs w:val="21"/>
              </w:rPr>
              <w:t>Ir</w:t>
            </w:r>
            <w:r w:rsidR="009D1500">
              <w:rPr>
                <w:color w:val="000000"/>
                <w:sz w:val="21"/>
                <w:szCs w:val="21"/>
              </w:rPr>
              <w:t>landa</w:t>
            </w:r>
          </w:p>
        </w:tc>
        <w:tc>
          <w:tcPr>
            <w:tcW w:w="0" w:type="auto"/>
            <w:vAlign w:val="bottom"/>
          </w:tcPr>
          <w:p w14:paraId="7FBA291A" w14:textId="5BA3C379" w:rsidR="00402E9B" w:rsidRPr="009D1500" w:rsidRDefault="00402E9B" w:rsidP="00402E9B">
            <w:pPr>
              <w:rPr>
                <w:sz w:val="21"/>
                <w:szCs w:val="21"/>
                <w:lang w:val="es-ES"/>
              </w:rPr>
            </w:pPr>
            <w:r w:rsidRPr="009D1500">
              <w:rPr>
                <w:color w:val="000000"/>
                <w:sz w:val="21"/>
                <w:szCs w:val="21"/>
              </w:rPr>
              <w:t>Noruega</w:t>
            </w:r>
          </w:p>
        </w:tc>
        <w:tc>
          <w:tcPr>
            <w:tcW w:w="236" w:type="dxa"/>
            <w:vAlign w:val="bottom"/>
          </w:tcPr>
          <w:p w14:paraId="23C7B8BE" w14:textId="0BF26C64" w:rsidR="00402E9B" w:rsidRPr="009D1500" w:rsidRDefault="00402E9B" w:rsidP="00402E9B">
            <w:pPr>
              <w:rPr>
                <w:sz w:val="21"/>
                <w:szCs w:val="21"/>
                <w:lang w:val="es-ES"/>
              </w:rPr>
            </w:pPr>
            <w:r w:rsidRPr="009D1500">
              <w:rPr>
                <w:color w:val="000000"/>
                <w:sz w:val="21"/>
                <w:szCs w:val="21"/>
              </w:rPr>
              <w:t>Suecia</w:t>
            </w:r>
          </w:p>
        </w:tc>
      </w:tr>
      <w:tr w:rsidR="009D1500" w14:paraId="463A9667" w14:textId="77777777" w:rsidTr="003D218E">
        <w:tc>
          <w:tcPr>
            <w:tcW w:w="0" w:type="auto"/>
            <w:vAlign w:val="bottom"/>
          </w:tcPr>
          <w:p w14:paraId="6A6C5B57" w14:textId="6070E026" w:rsidR="00402E9B" w:rsidRPr="009D1500" w:rsidRDefault="00402E9B" w:rsidP="00402E9B">
            <w:pPr>
              <w:rPr>
                <w:sz w:val="21"/>
                <w:szCs w:val="21"/>
                <w:lang w:val="es-ES"/>
              </w:rPr>
            </w:pPr>
            <w:r w:rsidRPr="009D1500">
              <w:rPr>
                <w:color w:val="000000"/>
                <w:sz w:val="21"/>
                <w:szCs w:val="21"/>
              </w:rPr>
              <w:t>Azerbai</w:t>
            </w:r>
            <w:r w:rsidR="00F5697D">
              <w:rPr>
                <w:color w:val="000000"/>
                <w:sz w:val="21"/>
                <w:szCs w:val="21"/>
              </w:rPr>
              <w:t>yá</w:t>
            </w:r>
            <w:r w:rsidRPr="009D1500">
              <w:rPr>
                <w:color w:val="000000"/>
                <w:sz w:val="21"/>
                <w:szCs w:val="21"/>
              </w:rPr>
              <w:t>n</w:t>
            </w:r>
          </w:p>
        </w:tc>
        <w:tc>
          <w:tcPr>
            <w:tcW w:w="0" w:type="auto"/>
            <w:vAlign w:val="bottom"/>
          </w:tcPr>
          <w:p w14:paraId="59F90061" w14:textId="1B29AB67" w:rsidR="00402E9B" w:rsidRPr="009D1500" w:rsidRDefault="00402E9B" w:rsidP="00402E9B">
            <w:pPr>
              <w:rPr>
                <w:sz w:val="21"/>
                <w:szCs w:val="21"/>
                <w:lang w:val="es-ES"/>
              </w:rPr>
            </w:pPr>
            <w:r w:rsidRPr="009D1500">
              <w:rPr>
                <w:color w:val="000000"/>
                <w:sz w:val="21"/>
                <w:szCs w:val="21"/>
              </w:rPr>
              <w:t>Dinamarca</w:t>
            </w:r>
          </w:p>
        </w:tc>
        <w:tc>
          <w:tcPr>
            <w:tcW w:w="0" w:type="auto"/>
            <w:vAlign w:val="bottom"/>
          </w:tcPr>
          <w:p w14:paraId="40907908" w14:textId="71833B03" w:rsidR="00402E9B" w:rsidRPr="009D1500" w:rsidRDefault="00402E9B" w:rsidP="00402E9B">
            <w:pPr>
              <w:rPr>
                <w:sz w:val="21"/>
                <w:szCs w:val="21"/>
                <w:lang w:val="es-ES"/>
              </w:rPr>
            </w:pPr>
            <w:r w:rsidRPr="009D1500">
              <w:rPr>
                <w:color w:val="000000"/>
                <w:sz w:val="21"/>
                <w:szCs w:val="21"/>
              </w:rPr>
              <w:t>Islandia</w:t>
            </w:r>
          </w:p>
        </w:tc>
        <w:tc>
          <w:tcPr>
            <w:tcW w:w="0" w:type="auto"/>
            <w:vAlign w:val="bottom"/>
          </w:tcPr>
          <w:p w14:paraId="0180020D" w14:textId="348EE754" w:rsidR="00402E9B" w:rsidRPr="009D1500" w:rsidRDefault="00402E9B" w:rsidP="00402E9B">
            <w:pPr>
              <w:rPr>
                <w:sz w:val="21"/>
                <w:szCs w:val="21"/>
                <w:lang w:val="es-ES"/>
              </w:rPr>
            </w:pPr>
            <w:r w:rsidRPr="009D1500">
              <w:rPr>
                <w:color w:val="000000"/>
                <w:sz w:val="21"/>
                <w:szCs w:val="21"/>
              </w:rPr>
              <w:t>Nueva Zelanda</w:t>
            </w:r>
          </w:p>
        </w:tc>
        <w:tc>
          <w:tcPr>
            <w:tcW w:w="236" w:type="dxa"/>
            <w:vAlign w:val="bottom"/>
          </w:tcPr>
          <w:p w14:paraId="26DB4D8B" w14:textId="10A20F5F" w:rsidR="00402E9B" w:rsidRPr="009D1500" w:rsidRDefault="00402E9B" w:rsidP="00402E9B">
            <w:pPr>
              <w:rPr>
                <w:sz w:val="21"/>
                <w:szCs w:val="21"/>
                <w:lang w:val="es-ES"/>
              </w:rPr>
            </w:pPr>
            <w:r w:rsidRPr="009D1500">
              <w:rPr>
                <w:color w:val="000000"/>
                <w:sz w:val="21"/>
                <w:szCs w:val="21"/>
              </w:rPr>
              <w:t>S</w:t>
            </w:r>
            <w:r w:rsidR="009D1500">
              <w:rPr>
                <w:color w:val="000000"/>
                <w:sz w:val="21"/>
                <w:szCs w:val="21"/>
              </w:rPr>
              <w:t>uiza</w:t>
            </w:r>
          </w:p>
        </w:tc>
      </w:tr>
      <w:tr w:rsidR="009D1500" w14:paraId="5326B915" w14:textId="77777777" w:rsidTr="003D218E">
        <w:tc>
          <w:tcPr>
            <w:tcW w:w="0" w:type="auto"/>
            <w:vAlign w:val="bottom"/>
          </w:tcPr>
          <w:p w14:paraId="50A8C8A4" w14:textId="0C202230" w:rsidR="009D1500" w:rsidRPr="009D1500" w:rsidRDefault="00402E9B" w:rsidP="00402E9B">
            <w:pPr>
              <w:rPr>
                <w:color w:val="000000"/>
                <w:sz w:val="21"/>
                <w:szCs w:val="21"/>
              </w:rPr>
            </w:pPr>
            <w:r w:rsidRPr="009D1500">
              <w:rPr>
                <w:color w:val="000000"/>
                <w:sz w:val="21"/>
                <w:szCs w:val="21"/>
              </w:rPr>
              <w:t>B</w:t>
            </w:r>
            <w:r w:rsidR="009D1500" w:rsidRPr="009D1500">
              <w:rPr>
                <w:color w:val="000000"/>
                <w:sz w:val="21"/>
                <w:szCs w:val="21"/>
              </w:rPr>
              <w:t>ielorusia</w:t>
            </w:r>
          </w:p>
        </w:tc>
        <w:tc>
          <w:tcPr>
            <w:tcW w:w="0" w:type="auto"/>
            <w:vAlign w:val="bottom"/>
          </w:tcPr>
          <w:p w14:paraId="76262E37" w14:textId="14E3D20E" w:rsidR="00402E9B" w:rsidRPr="009D1500" w:rsidRDefault="009D1500" w:rsidP="00402E9B">
            <w:pPr>
              <w:rPr>
                <w:sz w:val="21"/>
                <w:szCs w:val="21"/>
                <w:lang w:val="es-ES"/>
              </w:rPr>
            </w:pPr>
            <w:r w:rsidRPr="009D1500">
              <w:rPr>
                <w:color w:val="000000"/>
                <w:sz w:val="21"/>
                <w:szCs w:val="21"/>
              </w:rPr>
              <w:t>República Dominicana</w:t>
            </w:r>
          </w:p>
        </w:tc>
        <w:tc>
          <w:tcPr>
            <w:tcW w:w="0" w:type="auto"/>
            <w:vAlign w:val="bottom"/>
          </w:tcPr>
          <w:p w14:paraId="31C7F0BD" w14:textId="527BD5A1" w:rsidR="00402E9B" w:rsidRPr="009D1500" w:rsidRDefault="00402E9B" w:rsidP="00402E9B">
            <w:pPr>
              <w:rPr>
                <w:sz w:val="21"/>
                <w:szCs w:val="21"/>
                <w:lang w:val="es-ES"/>
              </w:rPr>
            </w:pPr>
            <w:r w:rsidRPr="009D1500">
              <w:rPr>
                <w:color w:val="000000"/>
                <w:sz w:val="21"/>
                <w:szCs w:val="21"/>
              </w:rPr>
              <w:t>Israel</w:t>
            </w:r>
          </w:p>
        </w:tc>
        <w:tc>
          <w:tcPr>
            <w:tcW w:w="0" w:type="auto"/>
            <w:vAlign w:val="bottom"/>
          </w:tcPr>
          <w:p w14:paraId="5E6B46C5" w14:textId="694D4A58" w:rsidR="00402E9B" w:rsidRPr="009D1500" w:rsidRDefault="00402E9B" w:rsidP="00402E9B">
            <w:pPr>
              <w:rPr>
                <w:sz w:val="21"/>
                <w:szCs w:val="21"/>
                <w:lang w:val="es-ES"/>
              </w:rPr>
            </w:pPr>
            <w:r w:rsidRPr="009D1500">
              <w:rPr>
                <w:color w:val="000000"/>
                <w:sz w:val="21"/>
                <w:szCs w:val="21"/>
              </w:rPr>
              <w:t>Panamá</w:t>
            </w:r>
          </w:p>
        </w:tc>
        <w:tc>
          <w:tcPr>
            <w:tcW w:w="236" w:type="dxa"/>
            <w:vAlign w:val="bottom"/>
          </w:tcPr>
          <w:p w14:paraId="5486D1AD" w14:textId="2467EAE8" w:rsidR="00402E9B" w:rsidRPr="009D1500" w:rsidRDefault="00402E9B" w:rsidP="00402E9B">
            <w:pPr>
              <w:rPr>
                <w:sz w:val="21"/>
                <w:szCs w:val="21"/>
                <w:lang w:val="es-ES"/>
              </w:rPr>
            </w:pPr>
            <w:r w:rsidRPr="009D1500">
              <w:rPr>
                <w:color w:val="000000"/>
                <w:sz w:val="21"/>
                <w:szCs w:val="21"/>
              </w:rPr>
              <w:t>Tur</w:t>
            </w:r>
            <w:r w:rsidR="009D1500">
              <w:rPr>
                <w:color w:val="000000"/>
                <w:sz w:val="21"/>
                <w:szCs w:val="21"/>
              </w:rPr>
              <w:t>quía</w:t>
            </w:r>
          </w:p>
        </w:tc>
      </w:tr>
      <w:tr w:rsidR="009D1500" w14:paraId="74E27F6C" w14:textId="77777777" w:rsidTr="003D218E">
        <w:tc>
          <w:tcPr>
            <w:tcW w:w="0" w:type="auto"/>
            <w:vAlign w:val="bottom"/>
          </w:tcPr>
          <w:p w14:paraId="0F972F4D" w14:textId="2D5F1373" w:rsidR="00402E9B" w:rsidRPr="009D1500" w:rsidRDefault="00402E9B" w:rsidP="00402E9B">
            <w:pPr>
              <w:rPr>
                <w:sz w:val="21"/>
                <w:szCs w:val="21"/>
                <w:lang w:val="es-ES"/>
              </w:rPr>
            </w:pPr>
            <w:r w:rsidRPr="009D1500">
              <w:rPr>
                <w:color w:val="000000"/>
                <w:sz w:val="21"/>
                <w:szCs w:val="21"/>
              </w:rPr>
              <w:t>B</w:t>
            </w:r>
            <w:r w:rsidR="009D1500" w:rsidRPr="009D1500">
              <w:rPr>
                <w:color w:val="000000"/>
                <w:sz w:val="21"/>
                <w:szCs w:val="21"/>
              </w:rPr>
              <w:t>élgica</w:t>
            </w:r>
          </w:p>
        </w:tc>
        <w:tc>
          <w:tcPr>
            <w:tcW w:w="0" w:type="auto"/>
            <w:vAlign w:val="bottom"/>
          </w:tcPr>
          <w:p w14:paraId="35FE5A31" w14:textId="50329FCA" w:rsidR="00402E9B" w:rsidRPr="009D1500" w:rsidRDefault="00402E9B" w:rsidP="00402E9B">
            <w:pPr>
              <w:rPr>
                <w:sz w:val="21"/>
                <w:szCs w:val="21"/>
                <w:lang w:val="es-ES"/>
              </w:rPr>
            </w:pPr>
            <w:r w:rsidRPr="009D1500">
              <w:rPr>
                <w:color w:val="000000"/>
                <w:sz w:val="21"/>
                <w:szCs w:val="21"/>
              </w:rPr>
              <w:t>Ecuador</w:t>
            </w:r>
          </w:p>
        </w:tc>
        <w:tc>
          <w:tcPr>
            <w:tcW w:w="0" w:type="auto"/>
            <w:vAlign w:val="bottom"/>
          </w:tcPr>
          <w:p w14:paraId="79D6CCA2" w14:textId="73BF5EEC" w:rsidR="00402E9B" w:rsidRPr="009D1500" w:rsidRDefault="00402E9B" w:rsidP="00402E9B">
            <w:pPr>
              <w:rPr>
                <w:sz w:val="21"/>
                <w:szCs w:val="21"/>
                <w:lang w:val="es-ES"/>
              </w:rPr>
            </w:pPr>
            <w:r w:rsidRPr="009D1500">
              <w:rPr>
                <w:color w:val="000000"/>
                <w:sz w:val="21"/>
                <w:szCs w:val="21"/>
              </w:rPr>
              <w:t>Italia</w:t>
            </w:r>
          </w:p>
        </w:tc>
        <w:tc>
          <w:tcPr>
            <w:tcW w:w="0" w:type="auto"/>
            <w:vAlign w:val="bottom"/>
          </w:tcPr>
          <w:p w14:paraId="407563F4" w14:textId="21615E8E" w:rsidR="00402E9B" w:rsidRPr="009D1500" w:rsidRDefault="00402E9B" w:rsidP="00402E9B">
            <w:pPr>
              <w:rPr>
                <w:sz w:val="21"/>
                <w:szCs w:val="21"/>
                <w:lang w:val="es-ES"/>
              </w:rPr>
            </w:pPr>
            <w:r w:rsidRPr="009D1500">
              <w:rPr>
                <w:color w:val="000000"/>
                <w:sz w:val="21"/>
                <w:szCs w:val="21"/>
              </w:rPr>
              <w:t>Per</w:t>
            </w:r>
            <w:r w:rsidR="009D1500">
              <w:rPr>
                <w:color w:val="000000"/>
                <w:sz w:val="21"/>
                <w:szCs w:val="21"/>
              </w:rPr>
              <w:t>ú</w:t>
            </w:r>
          </w:p>
        </w:tc>
        <w:tc>
          <w:tcPr>
            <w:tcW w:w="236" w:type="dxa"/>
            <w:vAlign w:val="bottom"/>
          </w:tcPr>
          <w:p w14:paraId="72886047" w14:textId="26270E1D" w:rsidR="00402E9B" w:rsidRPr="009D1500" w:rsidRDefault="00402E9B" w:rsidP="00402E9B">
            <w:pPr>
              <w:rPr>
                <w:sz w:val="21"/>
                <w:szCs w:val="21"/>
                <w:lang w:val="es-ES"/>
              </w:rPr>
            </w:pPr>
            <w:r w:rsidRPr="009D1500">
              <w:rPr>
                <w:color w:val="000000"/>
                <w:sz w:val="21"/>
                <w:szCs w:val="21"/>
              </w:rPr>
              <w:t>U</w:t>
            </w:r>
            <w:r w:rsidR="009D1500">
              <w:rPr>
                <w:color w:val="000000"/>
                <w:sz w:val="21"/>
                <w:szCs w:val="21"/>
              </w:rPr>
              <w:t>c</w:t>
            </w:r>
            <w:r w:rsidRPr="009D1500">
              <w:rPr>
                <w:color w:val="000000"/>
                <w:sz w:val="21"/>
                <w:szCs w:val="21"/>
              </w:rPr>
              <w:t>ra</w:t>
            </w:r>
            <w:r w:rsidR="009D1500">
              <w:rPr>
                <w:color w:val="000000"/>
                <w:sz w:val="21"/>
                <w:szCs w:val="21"/>
              </w:rPr>
              <w:t>nia</w:t>
            </w:r>
          </w:p>
        </w:tc>
      </w:tr>
      <w:tr w:rsidR="009D1500" w14:paraId="2C27AFE9" w14:textId="77777777" w:rsidTr="003D218E">
        <w:tc>
          <w:tcPr>
            <w:tcW w:w="0" w:type="auto"/>
            <w:vAlign w:val="bottom"/>
          </w:tcPr>
          <w:p w14:paraId="303F4759" w14:textId="67E09129" w:rsidR="00402E9B" w:rsidRPr="009D1500" w:rsidRDefault="00402E9B" w:rsidP="00402E9B">
            <w:pPr>
              <w:rPr>
                <w:sz w:val="21"/>
                <w:szCs w:val="21"/>
                <w:lang w:val="es-ES"/>
              </w:rPr>
            </w:pPr>
            <w:r w:rsidRPr="009D1500">
              <w:rPr>
                <w:color w:val="000000"/>
                <w:sz w:val="21"/>
                <w:szCs w:val="21"/>
              </w:rPr>
              <w:t>Bolivia</w:t>
            </w:r>
          </w:p>
        </w:tc>
        <w:tc>
          <w:tcPr>
            <w:tcW w:w="0" w:type="auto"/>
            <w:vAlign w:val="bottom"/>
          </w:tcPr>
          <w:p w14:paraId="06A0F794" w14:textId="4128EF8F" w:rsidR="00402E9B" w:rsidRPr="009D1500" w:rsidRDefault="00402E9B" w:rsidP="00402E9B">
            <w:pPr>
              <w:rPr>
                <w:sz w:val="21"/>
                <w:szCs w:val="21"/>
                <w:lang w:val="es-ES"/>
              </w:rPr>
            </w:pPr>
            <w:r w:rsidRPr="009D1500">
              <w:rPr>
                <w:color w:val="000000"/>
                <w:sz w:val="21"/>
                <w:szCs w:val="21"/>
              </w:rPr>
              <w:t>Eslovaquia</w:t>
            </w:r>
          </w:p>
        </w:tc>
        <w:tc>
          <w:tcPr>
            <w:tcW w:w="0" w:type="auto"/>
            <w:vAlign w:val="bottom"/>
          </w:tcPr>
          <w:p w14:paraId="68469EDD" w14:textId="0FA970FC" w:rsidR="00402E9B" w:rsidRPr="009D1500" w:rsidRDefault="00402E9B" w:rsidP="00402E9B">
            <w:pPr>
              <w:rPr>
                <w:sz w:val="21"/>
                <w:szCs w:val="21"/>
                <w:lang w:val="es-ES"/>
              </w:rPr>
            </w:pPr>
            <w:r w:rsidRPr="009D1500">
              <w:rPr>
                <w:color w:val="000000"/>
                <w:sz w:val="21"/>
                <w:szCs w:val="21"/>
              </w:rPr>
              <w:t>Japón</w:t>
            </w:r>
          </w:p>
        </w:tc>
        <w:tc>
          <w:tcPr>
            <w:tcW w:w="0" w:type="auto"/>
            <w:vAlign w:val="bottom"/>
          </w:tcPr>
          <w:p w14:paraId="784963AA" w14:textId="17D9B3D4" w:rsidR="00402E9B" w:rsidRPr="009D1500" w:rsidRDefault="00402E9B" w:rsidP="00402E9B">
            <w:pPr>
              <w:rPr>
                <w:sz w:val="21"/>
                <w:szCs w:val="21"/>
                <w:lang w:val="es-ES"/>
              </w:rPr>
            </w:pPr>
            <w:r w:rsidRPr="009D1500">
              <w:rPr>
                <w:color w:val="000000"/>
                <w:sz w:val="21"/>
                <w:szCs w:val="21"/>
              </w:rPr>
              <w:t>Pol</w:t>
            </w:r>
            <w:r w:rsidR="009D1500">
              <w:rPr>
                <w:color w:val="000000"/>
                <w:sz w:val="21"/>
                <w:szCs w:val="21"/>
              </w:rPr>
              <w:t>onia</w:t>
            </w:r>
          </w:p>
        </w:tc>
        <w:tc>
          <w:tcPr>
            <w:tcW w:w="236" w:type="dxa"/>
            <w:vAlign w:val="bottom"/>
          </w:tcPr>
          <w:p w14:paraId="328179BA" w14:textId="3C95D543" w:rsidR="00402E9B" w:rsidRPr="009D1500" w:rsidRDefault="00402E9B" w:rsidP="00402E9B">
            <w:pPr>
              <w:rPr>
                <w:sz w:val="21"/>
                <w:szCs w:val="21"/>
                <w:lang w:val="es-ES"/>
              </w:rPr>
            </w:pPr>
            <w:r w:rsidRPr="009D1500">
              <w:rPr>
                <w:color w:val="000000"/>
                <w:sz w:val="21"/>
                <w:szCs w:val="21"/>
              </w:rPr>
              <w:t>Uruguay</w:t>
            </w:r>
          </w:p>
        </w:tc>
      </w:tr>
      <w:tr w:rsidR="009D1500" w14:paraId="1F946398" w14:textId="77777777" w:rsidTr="003D218E">
        <w:tc>
          <w:tcPr>
            <w:tcW w:w="0" w:type="auto"/>
            <w:vAlign w:val="bottom"/>
          </w:tcPr>
          <w:p w14:paraId="0994413C" w14:textId="2D2DADFC" w:rsidR="00402E9B" w:rsidRPr="009D1500" w:rsidRDefault="00402E9B" w:rsidP="00402E9B">
            <w:pPr>
              <w:rPr>
                <w:sz w:val="21"/>
                <w:szCs w:val="21"/>
                <w:lang w:val="es-ES"/>
              </w:rPr>
            </w:pPr>
            <w:r w:rsidRPr="009D1500">
              <w:rPr>
                <w:color w:val="000000"/>
                <w:sz w:val="21"/>
                <w:szCs w:val="21"/>
              </w:rPr>
              <w:t>Bosnia-Herzegovina</w:t>
            </w:r>
          </w:p>
        </w:tc>
        <w:tc>
          <w:tcPr>
            <w:tcW w:w="0" w:type="auto"/>
            <w:vAlign w:val="bottom"/>
          </w:tcPr>
          <w:p w14:paraId="17974822" w14:textId="5A7B1F5C" w:rsidR="00402E9B" w:rsidRPr="009D1500" w:rsidRDefault="00402E9B" w:rsidP="00402E9B">
            <w:pPr>
              <w:rPr>
                <w:sz w:val="21"/>
                <w:szCs w:val="21"/>
                <w:lang w:val="es-ES"/>
              </w:rPr>
            </w:pPr>
            <w:r w:rsidRPr="009D1500">
              <w:rPr>
                <w:color w:val="000000"/>
                <w:sz w:val="21"/>
                <w:szCs w:val="21"/>
              </w:rPr>
              <w:t>España</w:t>
            </w:r>
          </w:p>
        </w:tc>
        <w:tc>
          <w:tcPr>
            <w:tcW w:w="0" w:type="auto"/>
            <w:vAlign w:val="bottom"/>
          </w:tcPr>
          <w:p w14:paraId="21B6EFB5" w14:textId="726020BA" w:rsidR="00402E9B" w:rsidRPr="009D1500" w:rsidRDefault="00402E9B" w:rsidP="00402E9B">
            <w:pPr>
              <w:rPr>
                <w:sz w:val="21"/>
                <w:szCs w:val="21"/>
                <w:lang w:val="es-ES"/>
              </w:rPr>
            </w:pPr>
            <w:r w:rsidRPr="009D1500">
              <w:rPr>
                <w:color w:val="000000"/>
                <w:sz w:val="21"/>
                <w:szCs w:val="21"/>
              </w:rPr>
              <w:t>Letonia</w:t>
            </w:r>
          </w:p>
        </w:tc>
        <w:tc>
          <w:tcPr>
            <w:tcW w:w="0" w:type="auto"/>
            <w:vAlign w:val="bottom"/>
          </w:tcPr>
          <w:p w14:paraId="0216C4CE" w14:textId="7764FE59" w:rsidR="00402E9B" w:rsidRPr="009D1500" w:rsidRDefault="00402E9B" w:rsidP="00402E9B">
            <w:pPr>
              <w:rPr>
                <w:sz w:val="21"/>
                <w:szCs w:val="21"/>
                <w:lang w:val="es-ES"/>
              </w:rPr>
            </w:pPr>
            <w:r w:rsidRPr="009D1500">
              <w:rPr>
                <w:color w:val="000000"/>
                <w:sz w:val="21"/>
                <w:szCs w:val="21"/>
              </w:rPr>
              <w:t>Portugal</w:t>
            </w:r>
          </w:p>
        </w:tc>
        <w:tc>
          <w:tcPr>
            <w:tcW w:w="236" w:type="dxa"/>
            <w:vAlign w:val="bottom"/>
          </w:tcPr>
          <w:p w14:paraId="3E88C257" w14:textId="689B52A5" w:rsidR="00402E9B" w:rsidRPr="009D1500" w:rsidRDefault="00402E9B" w:rsidP="00402E9B">
            <w:pPr>
              <w:rPr>
                <w:sz w:val="21"/>
                <w:szCs w:val="21"/>
                <w:lang w:val="es-ES"/>
              </w:rPr>
            </w:pPr>
          </w:p>
        </w:tc>
      </w:tr>
      <w:tr w:rsidR="009D1500" w14:paraId="5F04FB36" w14:textId="77777777" w:rsidTr="003D218E">
        <w:tc>
          <w:tcPr>
            <w:tcW w:w="0" w:type="auto"/>
            <w:vAlign w:val="bottom"/>
          </w:tcPr>
          <w:p w14:paraId="1ABD7C7D" w14:textId="4C785917" w:rsidR="00402E9B" w:rsidRPr="009D1500" w:rsidRDefault="00402E9B" w:rsidP="00402E9B">
            <w:pPr>
              <w:rPr>
                <w:sz w:val="21"/>
                <w:szCs w:val="21"/>
                <w:lang w:val="es-ES"/>
              </w:rPr>
            </w:pPr>
            <w:r w:rsidRPr="009D1500">
              <w:rPr>
                <w:color w:val="000000"/>
                <w:sz w:val="21"/>
                <w:szCs w:val="21"/>
              </w:rPr>
              <w:t>Brasil</w:t>
            </w:r>
          </w:p>
        </w:tc>
        <w:tc>
          <w:tcPr>
            <w:tcW w:w="0" w:type="auto"/>
            <w:vAlign w:val="bottom"/>
          </w:tcPr>
          <w:p w14:paraId="725D78B6" w14:textId="406EE12B" w:rsidR="00402E9B" w:rsidRPr="009D1500" w:rsidRDefault="00402E9B" w:rsidP="00402E9B">
            <w:pPr>
              <w:rPr>
                <w:sz w:val="21"/>
                <w:szCs w:val="21"/>
                <w:lang w:val="es-ES"/>
              </w:rPr>
            </w:pPr>
            <w:r w:rsidRPr="009D1500">
              <w:rPr>
                <w:color w:val="000000"/>
                <w:sz w:val="21"/>
                <w:szCs w:val="21"/>
              </w:rPr>
              <w:t>Estados Unidos</w:t>
            </w:r>
          </w:p>
        </w:tc>
        <w:tc>
          <w:tcPr>
            <w:tcW w:w="0" w:type="auto"/>
            <w:vAlign w:val="bottom"/>
          </w:tcPr>
          <w:p w14:paraId="06ECCBE4" w14:textId="6CD46DB6" w:rsidR="00402E9B" w:rsidRPr="009D1500" w:rsidRDefault="00402E9B" w:rsidP="00402E9B">
            <w:pPr>
              <w:rPr>
                <w:sz w:val="21"/>
                <w:szCs w:val="21"/>
                <w:lang w:val="es-ES"/>
              </w:rPr>
            </w:pPr>
            <w:r w:rsidRPr="009D1500">
              <w:rPr>
                <w:color w:val="000000"/>
                <w:sz w:val="21"/>
                <w:szCs w:val="21"/>
              </w:rPr>
              <w:t>Lituania</w:t>
            </w:r>
          </w:p>
        </w:tc>
        <w:tc>
          <w:tcPr>
            <w:tcW w:w="0" w:type="auto"/>
            <w:vAlign w:val="bottom"/>
          </w:tcPr>
          <w:p w14:paraId="4556A15A" w14:textId="787E883A" w:rsidR="00402E9B" w:rsidRPr="009D1500" w:rsidRDefault="00402E9B" w:rsidP="00402E9B">
            <w:pPr>
              <w:rPr>
                <w:sz w:val="21"/>
                <w:szCs w:val="21"/>
                <w:lang w:val="es-ES"/>
              </w:rPr>
            </w:pPr>
            <w:r w:rsidRPr="009D1500">
              <w:rPr>
                <w:color w:val="000000"/>
                <w:sz w:val="21"/>
                <w:szCs w:val="21"/>
              </w:rPr>
              <w:t>Reino Unido</w:t>
            </w:r>
          </w:p>
        </w:tc>
        <w:tc>
          <w:tcPr>
            <w:tcW w:w="236" w:type="dxa"/>
            <w:vAlign w:val="bottom"/>
          </w:tcPr>
          <w:p w14:paraId="2778C407" w14:textId="29BE814C" w:rsidR="00402E9B" w:rsidRPr="009D1500" w:rsidRDefault="00402E9B" w:rsidP="00402E9B">
            <w:pPr>
              <w:rPr>
                <w:sz w:val="21"/>
                <w:szCs w:val="21"/>
                <w:lang w:val="es-ES"/>
              </w:rPr>
            </w:pPr>
          </w:p>
        </w:tc>
      </w:tr>
      <w:tr w:rsidR="009D1500" w14:paraId="63F3FB8F" w14:textId="77777777" w:rsidTr="003D218E">
        <w:tc>
          <w:tcPr>
            <w:tcW w:w="0" w:type="auto"/>
            <w:vAlign w:val="bottom"/>
          </w:tcPr>
          <w:p w14:paraId="5D262912" w14:textId="3FFE9834" w:rsidR="00402E9B" w:rsidRPr="009D1500" w:rsidRDefault="00402E9B" w:rsidP="00402E9B">
            <w:pPr>
              <w:rPr>
                <w:sz w:val="21"/>
                <w:szCs w:val="21"/>
                <w:lang w:val="es-ES"/>
              </w:rPr>
            </w:pPr>
            <w:r w:rsidRPr="009D1500">
              <w:rPr>
                <w:color w:val="000000"/>
                <w:sz w:val="21"/>
                <w:szCs w:val="21"/>
              </w:rPr>
              <w:t>Bulgaria</w:t>
            </w:r>
          </w:p>
        </w:tc>
        <w:tc>
          <w:tcPr>
            <w:tcW w:w="0" w:type="auto"/>
            <w:vAlign w:val="bottom"/>
          </w:tcPr>
          <w:p w14:paraId="1C028B4E" w14:textId="78C0F2CD" w:rsidR="00402E9B" w:rsidRPr="009D1500" w:rsidRDefault="00402E9B" w:rsidP="00402E9B">
            <w:pPr>
              <w:rPr>
                <w:sz w:val="21"/>
                <w:szCs w:val="21"/>
                <w:lang w:val="es-ES"/>
              </w:rPr>
            </w:pPr>
            <w:r w:rsidRPr="009D1500">
              <w:rPr>
                <w:color w:val="000000"/>
                <w:sz w:val="21"/>
                <w:szCs w:val="21"/>
              </w:rPr>
              <w:t>Estonia</w:t>
            </w:r>
          </w:p>
        </w:tc>
        <w:tc>
          <w:tcPr>
            <w:tcW w:w="0" w:type="auto"/>
            <w:vAlign w:val="bottom"/>
          </w:tcPr>
          <w:p w14:paraId="28A6FB2A" w14:textId="1F3C6337" w:rsidR="00402E9B" w:rsidRPr="009D1500" w:rsidRDefault="00402E9B" w:rsidP="00402E9B">
            <w:pPr>
              <w:rPr>
                <w:sz w:val="21"/>
                <w:szCs w:val="21"/>
                <w:lang w:val="es-ES"/>
              </w:rPr>
            </w:pPr>
            <w:r w:rsidRPr="009D1500">
              <w:rPr>
                <w:color w:val="000000"/>
                <w:sz w:val="21"/>
                <w:szCs w:val="21"/>
              </w:rPr>
              <w:t>Luxemburg</w:t>
            </w:r>
            <w:r w:rsidR="009D1500">
              <w:rPr>
                <w:color w:val="000000"/>
                <w:sz w:val="21"/>
                <w:szCs w:val="21"/>
              </w:rPr>
              <w:t>o</w:t>
            </w:r>
          </w:p>
        </w:tc>
        <w:tc>
          <w:tcPr>
            <w:tcW w:w="0" w:type="auto"/>
            <w:vAlign w:val="bottom"/>
          </w:tcPr>
          <w:p w14:paraId="28FE4D35" w14:textId="293D087E" w:rsidR="00402E9B" w:rsidRPr="009D1500" w:rsidRDefault="00402E9B" w:rsidP="00402E9B">
            <w:pPr>
              <w:rPr>
                <w:sz w:val="21"/>
                <w:szCs w:val="21"/>
                <w:lang w:val="es-ES"/>
              </w:rPr>
            </w:pPr>
            <w:r w:rsidRPr="009D1500">
              <w:rPr>
                <w:color w:val="000000"/>
                <w:sz w:val="21"/>
                <w:szCs w:val="21"/>
              </w:rPr>
              <w:t>República Checa</w:t>
            </w:r>
          </w:p>
        </w:tc>
        <w:tc>
          <w:tcPr>
            <w:tcW w:w="236" w:type="dxa"/>
            <w:vAlign w:val="bottom"/>
          </w:tcPr>
          <w:p w14:paraId="3EE4A0A7" w14:textId="0C731608" w:rsidR="00402E9B" w:rsidRPr="009D1500" w:rsidRDefault="00402E9B" w:rsidP="00402E9B">
            <w:pPr>
              <w:rPr>
                <w:sz w:val="21"/>
                <w:szCs w:val="21"/>
                <w:lang w:val="es-ES"/>
              </w:rPr>
            </w:pPr>
          </w:p>
        </w:tc>
      </w:tr>
      <w:tr w:rsidR="009D1500" w14:paraId="2BCDFE88" w14:textId="77777777" w:rsidTr="003D218E">
        <w:tc>
          <w:tcPr>
            <w:tcW w:w="0" w:type="auto"/>
            <w:vAlign w:val="bottom"/>
          </w:tcPr>
          <w:p w14:paraId="22069570" w14:textId="2521DC5B" w:rsidR="00402E9B" w:rsidRPr="009D1500" w:rsidRDefault="00402E9B" w:rsidP="00402E9B">
            <w:pPr>
              <w:rPr>
                <w:sz w:val="21"/>
                <w:szCs w:val="21"/>
                <w:lang w:val="es-ES"/>
              </w:rPr>
            </w:pPr>
            <w:r w:rsidRPr="009D1500">
              <w:rPr>
                <w:color w:val="000000"/>
                <w:sz w:val="21"/>
                <w:szCs w:val="21"/>
              </w:rPr>
              <w:t>Canadá</w:t>
            </w:r>
          </w:p>
        </w:tc>
        <w:tc>
          <w:tcPr>
            <w:tcW w:w="0" w:type="auto"/>
            <w:vAlign w:val="bottom"/>
          </w:tcPr>
          <w:p w14:paraId="719FA028" w14:textId="1D2FADEB" w:rsidR="00402E9B" w:rsidRPr="009D1500" w:rsidRDefault="00402E9B" w:rsidP="00402E9B">
            <w:pPr>
              <w:rPr>
                <w:sz w:val="21"/>
                <w:szCs w:val="21"/>
                <w:lang w:val="es-ES"/>
              </w:rPr>
            </w:pPr>
            <w:r w:rsidRPr="009D1500">
              <w:rPr>
                <w:color w:val="000000"/>
                <w:sz w:val="21"/>
                <w:szCs w:val="21"/>
              </w:rPr>
              <w:t>Finlandia</w:t>
            </w:r>
          </w:p>
        </w:tc>
        <w:tc>
          <w:tcPr>
            <w:tcW w:w="0" w:type="auto"/>
            <w:vAlign w:val="bottom"/>
          </w:tcPr>
          <w:p w14:paraId="13D020C2" w14:textId="0D781D81" w:rsidR="00402E9B" w:rsidRPr="009D1500" w:rsidRDefault="00402E9B" w:rsidP="00402E9B">
            <w:pPr>
              <w:rPr>
                <w:sz w:val="21"/>
                <w:szCs w:val="21"/>
                <w:lang w:val="es-ES"/>
              </w:rPr>
            </w:pPr>
            <w:r w:rsidRPr="009D1500">
              <w:rPr>
                <w:color w:val="000000"/>
                <w:sz w:val="21"/>
                <w:szCs w:val="21"/>
              </w:rPr>
              <w:t>Malta</w:t>
            </w:r>
          </w:p>
        </w:tc>
        <w:tc>
          <w:tcPr>
            <w:tcW w:w="0" w:type="auto"/>
            <w:vAlign w:val="bottom"/>
          </w:tcPr>
          <w:p w14:paraId="328580A1" w14:textId="257B8126" w:rsidR="00402E9B" w:rsidRPr="009D1500" w:rsidRDefault="00402E9B" w:rsidP="00402E9B">
            <w:pPr>
              <w:rPr>
                <w:sz w:val="21"/>
                <w:szCs w:val="21"/>
                <w:lang w:val="es-ES"/>
              </w:rPr>
            </w:pPr>
            <w:r w:rsidRPr="009D1500">
              <w:rPr>
                <w:color w:val="000000"/>
                <w:sz w:val="21"/>
                <w:szCs w:val="21"/>
              </w:rPr>
              <w:t>Rumania</w:t>
            </w:r>
          </w:p>
        </w:tc>
        <w:tc>
          <w:tcPr>
            <w:tcW w:w="236" w:type="dxa"/>
            <w:vAlign w:val="bottom"/>
          </w:tcPr>
          <w:p w14:paraId="46A46546" w14:textId="3620E715" w:rsidR="00402E9B" w:rsidRPr="009D1500" w:rsidRDefault="00402E9B" w:rsidP="00402E9B">
            <w:pPr>
              <w:rPr>
                <w:sz w:val="21"/>
                <w:szCs w:val="21"/>
                <w:lang w:val="es-ES"/>
              </w:rPr>
            </w:pPr>
          </w:p>
        </w:tc>
      </w:tr>
    </w:tbl>
    <w:p w14:paraId="6658EB92" w14:textId="77777777" w:rsidR="008E29CF" w:rsidRPr="00D15418" w:rsidRDefault="008E29CF" w:rsidP="00285E8F">
      <w:pPr>
        <w:spacing w:line="480" w:lineRule="auto"/>
        <w:rPr>
          <w:rFonts w:eastAsiaTheme="minorHAnsi" w:cstheme="minorBidi"/>
          <w:szCs w:val="22"/>
          <w:lang w:val="es-ES"/>
        </w:rPr>
      </w:pPr>
    </w:p>
    <w:p w14:paraId="71255FCB" w14:textId="5D4413F4" w:rsidR="00412BD6" w:rsidRPr="007B6D54"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412BD6" w:rsidRPr="007B6D54">
        <w:rPr>
          <w:rFonts w:eastAsiaTheme="minorHAnsi" w:cstheme="minorBidi"/>
          <w:b/>
          <w:bCs/>
          <w:szCs w:val="22"/>
          <w:lang w:val="es-ES"/>
        </w:rPr>
        <w:t>.1.</w:t>
      </w:r>
      <w:r w:rsidR="00602797">
        <w:rPr>
          <w:rFonts w:eastAsiaTheme="minorHAnsi" w:cstheme="minorBidi"/>
          <w:b/>
          <w:bCs/>
          <w:szCs w:val="22"/>
          <w:lang w:val="es-ES"/>
        </w:rPr>
        <w:t>5</w:t>
      </w:r>
      <w:r w:rsidR="00412BD6" w:rsidRPr="007B6D54">
        <w:rPr>
          <w:rFonts w:eastAsiaTheme="minorHAnsi" w:cstheme="minorBidi"/>
          <w:b/>
          <w:bCs/>
          <w:szCs w:val="22"/>
          <w:lang w:val="es-ES"/>
        </w:rPr>
        <w:t xml:space="preserve">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Default="009D60C4" w:rsidP="00285E8F">
      <w:pPr>
        <w:spacing w:line="480" w:lineRule="auto"/>
        <w:rPr>
          <w:rFonts w:eastAsiaTheme="minorHAnsi" w:cstheme="minorBidi"/>
          <w:szCs w:val="22"/>
          <w:lang w:val="es-ES"/>
        </w:rPr>
      </w:pPr>
    </w:p>
    <w:p w14:paraId="187BF8EC" w14:textId="77777777" w:rsidR="00602797" w:rsidRDefault="00602797" w:rsidP="00285E8F">
      <w:pPr>
        <w:spacing w:line="480" w:lineRule="auto"/>
        <w:rPr>
          <w:rFonts w:eastAsiaTheme="minorHAnsi" w:cstheme="minorBidi"/>
          <w:szCs w:val="22"/>
          <w:lang w:val="es-ES"/>
        </w:rPr>
      </w:pPr>
    </w:p>
    <w:p w14:paraId="6872CC46" w14:textId="77777777" w:rsidR="00602797" w:rsidRDefault="00602797" w:rsidP="00285E8F">
      <w:pPr>
        <w:spacing w:line="480" w:lineRule="auto"/>
        <w:rPr>
          <w:rFonts w:eastAsiaTheme="minorHAnsi" w:cstheme="minorBidi"/>
          <w:szCs w:val="22"/>
          <w:lang w:val="es-ES"/>
        </w:rPr>
      </w:pPr>
    </w:p>
    <w:p w14:paraId="64759EFB" w14:textId="77777777" w:rsidR="00602797" w:rsidRDefault="00602797" w:rsidP="00285E8F">
      <w:pPr>
        <w:spacing w:line="480" w:lineRule="auto"/>
        <w:rPr>
          <w:rFonts w:eastAsiaTheme="minorHAnsi" w:cstheme="minorBidi"/>
          <w:szCs w:val="22"/>
          <w:lang w:val="es-ES"/>
        </w:rPr>
      </w:pPr>
    </w:p>
    <w:p w14:paraId="14DD8065" w14:textId="77777777" w:rsidR="00602797" w:rsidRDefault="00602797" w:rsidP="00285E8F">
      <w:pPr>
        <w:spacing w:line="480" w:lineRule="auto"/>
        <w:rPr>
          <w:rFonts w:eastAsiaTheme="minorHAnsi" w:cstheme="minorBidi"/>
          <w:szCs w:val="22"/>
          <w:lang w:val="es-ES"/>
        </w:rPr>
      </w:pPr>
    </w:p>
    <w:p w14:paraId="7F82DF9C" w14:textId="77777777" w:rsidR="00602797" w:rsidRPr="00D15418" w:rsidRDefault="00602797"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lastRenderedPageBreak/>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Militarización: Desfavorable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3: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Default="009E273A" w:rsidP="00175DBA">
      <w:pPr>
        <w:rPr>
          <w:lang w:val="es-ES"/>
        </w:rPr>
      </w:pPr>
    </w:p>
    <w:p w14:paraId="1DC2B00A" w14:textId="77777777" w:rsidR="00721584" w:rsidRDefault="00721584" w:rsidP="00175DBA">
      <w:pPr>
        <w:rPr>
          <w:lang w:val="es-ES"/>
        </w:rPr>
      </w:pPr>
    </w:p>
    <w:p w14:paraId="7885CD94" w14:textId="77777777" w:rsidR="00721584" w:rsidRDefault="00721584" w:rsidP="00175DBA">
      <w:pPr>
        <w:rPr>
          <w:lang w:val="es-ES"/>
        </w:rPr>
      </w:pPr>
    </w:p>
    <w:p w14:paraId="088D7232" w14:textId="77777777" w:rsidR="00721584" w:rsidRDefault="00721584" w:rsidP="00175DBA">
      <w:pPr>
        <w:rPr>
          <w:lang w:val="es-ES"/>
        </w:rPr>
      </w:pPr>
    </w:p>
    <w:p w14:paraId="212AE913" w14:textId="77777777" w:rsidR="00721584" w:rsidRDefault="00721584" w:rsidP="00175DBA">
      <w:pPr>
        <w:rPr>
          <w:lang w:val="es-ES"/>
        </w:rPr>
      </w:pPr>
    </w:p>
    <w:p w14:paraId="4FDFF528" w14:textId="77777777" w:rsidR="00721584" w:rsidRDefault="00721584" w:rsidP="00175DBA">
      <w:pPr>
        <w:rPr>
          <w:lang w:val="es-ES"/>
        </w:rPr>
      </w:pPr>
    </w:p>
    <w:p w14:paraId="191A67E6" w14:textId="77777777" w:rsidR="00721584" w:rsidRDefault="00721584" w:rsidP="00175DBA">
      <w:pPr>
        <w:rPr>
          <w:lang w:val="es-ES"/>
        </w:rPr>
      </w:pPr>
    </w:p>
    <w:p w14:paraId="0A32CD3E" w14:textId="77777777" w:rsidR="00721584" w:rsidRDefault="00721584" w:rsidP="00175DBA">
      <w:pPr>
        <w:rPr>
          <w:lang w:val="es-ES"/>
        </w:rPr>
      </w:pPr>
    </w:p>
    <w:p w14:paraId="2D7E1B37" w14:textId="77777777" w:rsidR="00721584" w:rsidRDefault="00721584" w:rsidP="00175DBA">
      <w:pPr>
        <w:rPr>
          <w:lang w:val="es-ES"/>
        </w:rPr>
      </w:pPr>
    </w:p>
    <w:p w14:paraId="073DD9FA" w14:textId="77777777" w:rsidR="00721584" w:rsidRDefault="00721584" w:rsidP="00175DBA">
      <w:pPr>
        <w:rPr>
          <w:lang w:val="es-ES"/>
        </w:rPr>
      </w:pPr>
    </w:p>
    <w:p w14:paraId="2FB36860" w14:textId="77777777" w:rsidR="00721584" w:rsidRPr="00D15418" w:rsidRDefault="00721584"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lastRenderedPageBreak/>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47483A02" w14:textId="1FEB4A38" w:rsidR="00526C0E" w:rsidRPr="00D15418" w:rsidRDefault="00526C0E" w:rsidP="002C7896">
      <w:pPr>
        <w:rPr>
          <w:lang w:val="es-ES"/>
        </w:rPr>
      </w:pPr>
      <w:r w:rsidRPr="00D15418">
        <w:rPr>
          <w:lang w:val="es-ES"/>
        </w:rP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Default="008E29CF" w:rsidP="002C7896">
      <w:pPr>
        <w:rPr>
          <w:lang w:val="es-ES"/>
        </w:rPr>
      </w:pPr>
    </w:p>
    <w:p w14:paraId="7D431C16" w14:textId="3BDC6FE7" w:rsidR="00C06B64" w:rsidRPr="00D15418" w:rsidRDefault="00C06B64" w:rsidP="00C06B64">
      <w:pPr>
        <w:rPr>
          <w:lang w:val="es-ES"/>
        </w:rPr>
      </w:pPr>
      <w:r w:rsidRPr="00D15418">
        <w:rPr>
          <w:lang w:val="es-ES"/>
        </w:rPr>
        <w:t>Tabla 7: Variables del dominio “Tejido de la Sociedad”</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Modo de Vida Nacional: Desfavorable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7D84B39E" w:rsidR="00874371" w:rsidRPr="002530A5"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874371" w:rsidRPr="002530A5">
        <w:rPr>
          <w:rFonts w:eastAsiaTheme="minorHAnsi" w:cstheme="minorBidi"/>
          <w:b/>
          <w:bCs/>
          <w:szCs w:val="22"/>
          <w:lang w:val="es-ES"/>
        </w:rPr>
        <w:t>.1.</w:t>
      </w:r>
      <w:r w:rsidR="00721584">
        <w:rPr>
          <w:rFonts w:eastAsiaTheme="minorHAnsi" w:cstheme="minorBidi"/>
          <w:b/>
          <w:bCs/>
          <w:szCs w:val="22"/>
          <w:lang w:val="es-ES"/>
        </w:rPr>
        <w:t>6</w:t>
      </w:r>
      <w:r w:rsidR="00874371" w:rsidRPr="002530A5">
        <w:rPr>
          <w:rFonts w:eastAsiaTheme="minorHAnsi" w:cstheme="minorBidi"/>
          <w:b/>
          <w:bCs/>
          <w:szCs w:val="22"/>
          <w:lang w:val="es-ES"/>
        </w:rPr>
        <w:t xml:space="preserve">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6E8224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noProof/>
          <w:lang w:val="es-ES"/>
        </w:rPr>
        <w:drawing>
          <wp:inline distT="0" distB="0" distL="0" distR="0" wp14:anchorId="5C0728C0" wp14:editId="29265817">
            <wp:extent cx="3938257" cy="2734312"/>
            <wp:effectExtent l="0" t="0" r="0" b="0"/>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0"/>
                    <a:stretch>
                      <a:fillRect/>
                    </a:stretch>
                  </pic:blipFill>
                  <pic:spPr>
                    <a:xfrm>
                      <a:off x="0" y="0"/>
                      <a:ext cx="3971896" cy="2757668"/>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7940435A" w:rsidR="00447287" w:rsidRPr="002530A5" w:rsidRDefault="00B506D0" w:rsidP="00285E8F">
      <w:pPr>
        <w:spacing w:line="480" w:lineRule="auto"/>
        <w:rPr>
          <w:rFonts w:eastAsiaTheme="minorHAnsi" w:cstheme="minorBidi"/>
          <w:b/>
          <w:bCs/>
          <w:szCs w:val="22"/>
          <w:lang w:val="es-ES"/>
        </w:rPr>
      </w:pPr>
      <w:r>
        <w:rPr>
          <w:b/>
          <w:bCs/>
          <w:lang w:val="es-ES"/>
        </w:rPr>
        <w:t>3</w:t>
      </w:r>
      <w:r w:rsidR="00447287" w:rsidRPr="002530A5">
        <w:rPr>
          <w:rFonts w:eastAsiaTheme="minorHAnsi" w:cstheme="minorBidi"/>
          <w:b/>
          <w:bCs/>
          <w:szCs w:val="22"/>
          <w:lang w:val="es-ES"/>
        </w:rPr>
        <w:t>.1.</w:t>
      </w:r>
      <w:r w:rsidR="00721584">
        <w:rPr>
          <w:rFonts w:eastAsiaTheme="minorHAnsi" w:cstheme="minorBidi"/>
          <w:b/>
          <w:bCs/>
          <w:szCs w:val="22"/>
          <w:lang w:val="es-ES"/>
        </w:rPr>
        <w:t>7</w:t>
      </w:r>
      <w:r w:rsidR="00447287" w:rsidRPr="002530A5">
        <w:rPr>
          <w:rFonts w:eastAsiaTheme="minorHAnsi" w:cstheme="minorBidi"/>
          <w:b/>
          <w:bCs/>
          <w:szCs w:val="22"/>
          <w:lang w:val="es-ES"/>
        </w:rPr>
        <w:t xml:space="preserve"> Columnas del </w:t>
      </w:r>
      <w:proofErr w:type="spellStart"/>
      <w:r w:rsidR="00447287" w:rsidRPr="002530A5">
        <w:rPr>
          <w:rFonts w:eastAsiaTheme="minorHAnsi" w:cstheme="minorBidi"/>
          <w:b/>
          <w:bCs/>
          <w:szCs w:val="22"/>
          <w:lang w:val="es-ES"/>
        </w:rPr>
        <w:t>dataset</w:t>
      </w:r>
      <w:proofErr w:type="spellEnd"/>
      <w:r w:rsidR="00447287" w:rsidRPr="002530A5">
        <w:rPr>
          <w:rFonts w:eastAsiaTheme="minorHAnsi" w:cstheme="minorBidi"/>
          <w:b/>
          <w:bCs/>
          <w:szCs w:val="22"/>
          <w:lang w:val="es-ES"/>
        </w:rPr>
        <w:t xml:space="preserve"> de </w:t>
      </w:r>
      <w:proofErr w:type="spellStart"/>
      <w:r w:rsidR="00447287" w:rsidRPr="002530A5">
        <w:rPr>
          <w:rFonts w:eastAsiaTheme="minorHAnsi" w:cstheme="minorBidi"/>
          <w:b/>
          <w:bCs/>
          <w:szCs w:val="22"/>
          <w:lang w:val="es-ES"/>
        </w:rPr>
        <w:t>Manifesto</w:t>
      </w:r>
      <w:proofErr w:type="spellEnd"/>
      <w:r w:rsidR="00447287" w:rsidRPr="002530A5">
        <w:rPr>
          <w:rFonts w:eastAsiaTheme="minorHAnsi" w:cstheme="minorBidi"/>
          <w:b/>
          <w:bCs/>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Default="0052565E" w:rsidP="002C7896">
      <w:pPr>
        <w:rPr>
          <w:lang w:val="es-ES"/>
        </w:rPr>
      </w:pPr>
    </w:p>
    <w:p w14:paraId="5AB7C6FD" w14:textId="028BB1EE" w:rsidR="008D1E23" w:rsidRDefault="0052565E" w:rsidP="002C7896">
      <w:pPr>
        <w:rPr>
          <w:lang w:val="es-ES"/>
        </w:rPr>
      </w:pPr>
      <w:r w:rsidRPr="00D15418">
        <w:rPr>
          <w:lang w:val="es-ES"/>
        </w:rPr>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3B60C61F" w14:textId="599255A8" w:rsidR="004009CE"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7A85CED0" w:rsidR="00DE1240" w:rsidRDefault="008362A4" w:rsidP="002C7896">
      <w:pPr>
        <w:rPr>
          <w:lang w:val="es-ES"/>
        </w:rPr>
      </w:pPr>
      <w:r w:rsidRPr="00D15418">
        <w:rPr>
          <w:lang w:val="es-ES"/>
        </w:rPr>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7F10887" w14:textId="77777777" w:rsidR="0050347C" w:rsidRDefault="0050347C" w:rsidP="002C7896">
      <w:pPr>
        <w:rPr>
          <w:b/>
          <w:bCs/>
          <w:lang w:val="es-ES"/>
        </w:rPr>
      </w:pPr>
    </w:p>
    <w:p w14:paraId="22FF620E" w14:textId="77777777" w:rsidR="0050347C" w:rsidRDefault="0050347C" w:rsidP="002C7896">
      <w:pPr>
        <w:rPr>
          <w:b/>
          <w:bCs/>
          <w:lang w:val="es-ES"/>
        </w:rPr>
      </w:pPr>
    </w:p>
    <w:p w14:paraId="2801E8BF" w14:textId="64E0E6B4" w:rsidR="002530A5" w:rsidRPr="002530A5" w:rsidRDefault="00B506D0" w:rsidP="002C7896">
      <w:pPr>
        <w:rPr>
          <w:b/>
          <w:bCs/>
          <w:lang w:val="es-ES"/>
        </w:rPr>
      </w:pPr>
      <w:r>
        <w:rPr>
          <w:b/>
          <w:bCs/>
          <w:lang w:val="es-ES"/>
        </w:rPr>
        <w:lastRenderedPageBreak/>
        <w:t>3</w:t>
      </w:r>
      <w:r w:rsidR="002530A5" w:rsidRPr="002530A5">
        <w:rPr>
          <w:b/>
          <w:bCs/>
          <w:lang w:val="es-ES"/>
        </w:rPr>
        <w:t>.1.</w:t>
      </w:r>
      <w:r>
        <w:rPr>
          <w:b/>
          <w:bCs/>
          <w:lang w:val="es-ES"/>
        </w:rPr>
        <w:t>8</w:t>
      </w:r>
      <w:r w:rsidR="002530A5" w:rsidRPr="002530A5">
        <w:rPr>
          <w:b/>
          <w:bCs/>
          <w:lang w:val="es-ES"/>
        </w:rPr>
        <w:t xml:space="preserve">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xml:space="preserve">. Dado que el </w:t>
      </w:r>
      <w:proofErr w:type="spellStart"/>
      <w:r w:rsidRPr="00284FA3">
        <w:rPr>
          <w:rFonts w:eastAsiaTheme="minorHAnsi" w:cstheme="minorBidi"/>
          <w:szCs w:val="22"/>
          <w:lang w:val="es-ES"/>
        </w:rPr>
        <w:t>dataset</w:t>
      </w:r>
      <w:proofErr w:type="spellEnd"/>
      <w:r w:rsidRPr="00284FA3">
        <w:rPr>
          <w:rFonts w:eastAsiaTheme="minorHAnsi" w:cstheme="minorBidi"/>
          <w:szCs w:val="22"/>
          <w:lang w:val="es-ES"/>
        </w:rPr>
        <w:t xml:space="preserve">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w:t>
      </w:r>
      <w:proofErr w:type="spellStart"/>
      <w:r w:rsidR="00287EBD">
        <w:rPr>
          <w:rFonts w:eastAsiaTheme="minorHAnsi" w:cstheme="minorBidi"/>
          <w:szCs w:val="22"/>
          <w:lang w:val="es-ES"/>
        </w:rPr>
        <w:t>dataset</w:t>
      </w:r>
      <w:proofErr w:type="spellEnd"/>
      <w:r w:rsidR="00287EBD">
        <w:rPr>
          <w:rFonts w:eastAsiaTheme="minorHAnsi" w:cstheme="minorBidi"/>
          <w:szCs w:val="22"/>
          <w:lang w:val="es-ES"/>
        </w:rPr>
        <w:t xml:space="preserve"> que contiene este porcentaje es la columna ‘</w:t>
      </w:r>
      <w:proofErr w:type="spellStart"/>
      <w:r w:rsidR="00287EBD">
        <w:rPr>
          <w:rFonts w:eastAsiaTheme="minorHAnsi" w:cstheme="minorBidi"/>
          <w:szCs w:val="22"/>
          <w:lang w:val="es-ES"/>
        </w:rPr>
        <w:t>presvote</w:t>
      </w:r>
      <w:proofErr w:type="spellEnd"/>
      <w:r w:rsidR="00287EBD">
        <w:rPr>
          <w:rFonts w:eastAsiaTheme="minorHAnsi" w:cstheme="minorBidi"/>
          <w:szCs w:val="22"/>
          <w:lang w:val="es-ES"/>
        </w:rPr>
        <w:t xml:space="preserve">’. </w:t>
      </w:r>
      <w:r w:rsidR="007F25DD" w:rsidRPr="00284FA3">
        <w:rPr>
          <w:rFonts w:eastAsiaTheme="minorHAnsi" w:cstheme="minorBidi"/>
          <w:szCs w:val="22"/>
          <w:lang w:val="es-ES"/>
        </w:rPr>
        <w:t>De esta 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6" w:name="_Toc185883492"/>
      <w:r w:rsidRPr="00D15418">
        <w:rPr>
          <w:lang w:val="es-ES"/>
        </w:rPr>
        <w:t>Metodología</w:t>
      </w:r>
      <w:bookmarkEnd w:id="6"/>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349C6699"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Selección de las variables a analizar para describir el fenómeno de la </w:t>
      </w:r>
      <w:r w:rsidR="00716CC8">
        <w:rPr>
          <w:rFonts w:eastAsiaTheme="minorHAnsi" w:cstheme="minorBidi"/>
          <w:szCs w:val="22"/>
          <w:lang w:val="es-ES"/>
        </w:rPr>
        <w:t>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69C5205F"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r w:rsidR="00DF43D8" w:rsidRPr="00D15418">
        <w:rPr>
          <w:rFonts w:eastAsiaTheme="minorHAnsi" w:cstheme="minorBidi"/>
          <w:szCs w:val="22"/>
          <w:lang w:val="es-ES"/>
        </w:rPr>
        <w:t>preprocesará</w:t>
      </w:r>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17B1CF1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bookmarkStart w:id="7" w:name="_Toc185883493"/>
      <w:r w:rsidRPr="00D15418">
        <w:rPr>
          <w:lang w:val="es-ES"/>
        </w:rPr>
        <w:lastRenderedPageBreak/>
        <w:t>Resultados</w:t>
      </w:r>
      <w:bookmarkEnd w:id="7"/>
    </w:p>
    <w:p w14:paraId="2355F3DA" w14:textId="77777777" w:rsidR="00B83242" w:rsidRPr="00B83242" w:rsidRDefault="00B83242" w:rsidP="00B83242">
      <w:pPr>
        <w:rPr>
          <w:lang w:val="es-ES"/>
        </w:rPr>
      </w:pPr>
    </w:p>
    <w:p w14:paraId="62991D7C" w14:textId="31880EE4" w:rsidR="00606D12" w:rsidRPr="00B83242" w:rsidRDefault="00410CB8" w:rsidP="00FE32AB">
      <w:pPr>
        <w:spacing w:line="480" w:lineRule="auto"/>
        <w:rPr>
          <w:rFonts w:eastAsiaTheme="minorHAnsi" w:cstheme="minorBidi"/>
          <w:b/>
          <w:bCs/>
          <w:szCs w:val="22"/>
          <w:lang w:val="es-ES"/>
        </w:rPr>
      </w:pPr>
      <w:r>
        <w:rPr>
          <w:rFonts w:eastAsiaTheme="minorHAnsi" w:cstheme="minorBidi"/>
          <w:b/>
          <w:bCs/>
          <w:szCs w:val="22"/>
          <w:lang w:val="es-ES"/>
        </w:rPr>
        <w:t>4</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572A34E2" w14:textId="7A8745A7" w:rsidR="00520211" w:rsidRDefault="00520211" w:rsidP="009C6ADB">
      <w:pPr>
        <w:spacing w:line="480" w:lineRule="auto"/>
        <w:rPr>
          <w:rFonts w:eastAsiaTheme="minorHAnsi" w:cstheme="minorBidi"/>
          <w:szCs w:val="22"/>
          <w:lang w:val="es-ES"/>
        </w:rPr>
      </w:pPr>
      <w:r>
        <w:rPr>
          <w:rFonts w:eastAsiaTheme="minorHAnsi" w:cstheme="minorBidi"/>
          <w:szCs w:val="22"/>
          <w:lang w:val="es-ES"/>
        </w:rPr>
        <w:t xml:space="preserve">Para </w:t>
      </w:r>
      <w:r w:rsidRPr="00D03E0F">
        <w:rPr>
          <w:rFonts w:eastAsiaTheme="minorHAnsi" w:cstheme="minorBidi"/>
          <w:szCs w:val="22"/>
          <w:lang w:val="es-ES"/>
        </w:rPr>
        <w:t xml:space="preserve">validar el uso del </w:t>
      </w:r>
      <w:proofErr w:type="spellStart"/>
      <w:r w:rsidRPr="00D03E0F">
        <w:rPr>
          <w:rFonts w:eastAsiaTheme="minorHAnsi" w:cstheme="minorBidi"/>
          <w:szCs w:val="22"/>
          <w:lang w:val="es-ES"/>
        </w:rPr>
        <w:t>dataset</w:t>
      </w:r>
      <w:proofErr w:type="spellEnd"/>
      <w:r w:rsidRPr="00D03E0F">
        <w:rPr>
          <w:rFonts w:eastAsiaTheme="minorHAnsi" w:cstheme="minorBidi"/>
          <w:szCs w:val="22"/>
          <w:lang w:val="es-ES"/>
        </w:rPr>
        <w:t xml:space="preserve"> como una aproximación a los interes</w:t>
      </w:r>
      <w:r>
        <w:rPr>
          <w:rFonts w:eastAsiaTheme="minorHAnsi" w:cstheme="minorBidi"/>
          <w:szCs w:val="22"/>
          <w:lang w:val="es-ES"/>
        </w:rPr>
        <w:t>es</w:t>
      </w:r>
      <w:r w:rsidRPr="00D03E0F">
        <w:rPr>
          <w:rFonts w:eastAsiaTheme="minorHAnsi" w:cstheme="minorBidi"/>
          <w:szCs w:val="22"/>
          <w:lang w:val="es-ES"/>
        </w:rPr>
        <w:t xml:space="preserve"> o preocupaciones del país en un momento dado, </w:t>
      </w:r>
      <w:r>
        <w:rPr>
          <w:rFonts w:eastAsiaTheme="minorHAnsi" w:cstheme="minorBidi"/>
          <w:szCs w:val="22"/>
          <w:lang w:val="es-ES"/>
        </w:rPr>
        <w:t xml:space="preserve">se tomó </w:t>
      </w:r>
      <w:r w:rsidRPr="00D03E0F">
        <w:rPr>
          <w:rFonts w:eastAsiaTheme="minorHAnsi" w:cstheme="minorBidi"/>
          <w:szCs w:val="22"/>
          <w:lang w:val="es-ES"/>
        </w:rPr>
        <w:t xml:space="preserve">varios temas y </w:t>
      </w:r>
      <w:r>
        <w:rPr>
          <w:rFonts w:eastAsiaTheme="minorHAnsi" w:cstheme="minorBidi"/>
          <w:szCs w:val="22"/>
          <w:lang w:val="es-ES"/>
        </w:rPr>
        <w:t xml:space="preserve">se </w:t>
      </w:r>
      <w:r w:rsidRPr="00D03E0F">
        <w:rPr>
          <w:rFonts w:eastAsiaTheme="minorHAnsi" w:cstheme="minorBidi"/>
          <w:szCs w:val="22"/>
          <w:lang w:val="es-ES"/>
        </w:rPr>
        <w:t>analiz</w:t>
      </w:r>
      <w:r>
        <w:rPr>
          <w:rFonts w:eastAsiaTheme="minorHAnsi" w:cstheme="minorBidi"/>
          <w:szCs w:val="22"/>
          <w:lang w:val="es-ES"/>
        </w:rPr>
        <w:t xml:space="preserve">ó </w:t>
      </w:r>
      <w:r w:rsidRPr="00D03E0F">
        <w:rPr>
          <w:rFonts w:eastAsiaTheme="minorHAnsi" w:cstheme="minorBidi"/>
          <w:szCs w:val="22"/>
          <w:lang w:val="es-ES"/>
        </w:rPr>
        <w:t xml:space="preserve">su evolución temporal, comparando esta con </w:t>
      </w:r>
      <w:r w:rsidRPr="00520211">
        <w:rPr>
          <w:rFonts w:eastAsiaTheme="minorHAnsi" w:cstheme="minorBidi"/>
          <w:szCs w:val="22"/>
          <w:lang w:val="es-ES"/>
        </w:rPr>
        <w:t>las circunstancias conocidas</w:t>
      </w:r>
      <w:r w:rsidRPr="00D03E0F">
        <w:rPr>
          <w:rFonts w:eastAsiaTheme="minorHAnsi" w:cstheme="minorBidi"/>
          <w:szCs w:val="22"/>
          <w:lang w:val="es-ES"/>
        </w:rPr>
        <w:t xml:space="preserve"> en Chile.</w:t>
      </w:r>
    </w:p>
    <w:p w14:paraId="00159346" w14:textId="09FDE225" w:rsidR="00520211" w:rsidRPr="009C6ADB" w:rsidRDefault="00520211" w:rsidP="009C6ADB">
      <w:pPr>
        <w:spacing w:line="480" w:lineRule="auto"/>
        <w:rPr>
          <w:rFonts w:eastAsiaTheme="minorHAnsi" w:cstheme="minorBidi"/>
          <w:szCs w:val="22"/>
          <w:lang w:val="es-ES"/>
        </w:rPr>
      </w:pPr>
      <w:r>
        <w:rPr>
          <w:rFonts w:eastAsiaTheme="minorHAnsi" w:cstheme="minorBidi"/>
          <w:szCs w:val="22"/>
          <w:lang w:val="es-ES"/>
        </w:rPr>
        <w:t>Los temas elegidos son Orden y Corrupción, Pueblos Originarios, Inmigración y Derechos Humanos.</w:t>
      </w:r>
    </w:p>
    <w:p w14:paraId="62DA620A" w14:textId="18D6522D" w:rsidR="009C6ADB" w:rsidRDefault="009C6ADB" w:rsidP="00FE32AB">
      <w:pPr>
        <w:spacing w:line="480" w:lineRule="auto"/>
        <w:rPr>
          <w:rFonts w:eastAsiaTheme="minorHAnsi" w:cstheme="minorBidi"/>
          <w:szCs w:val="22"/>
          <w:lang w:val="es-ES"/>
        </w:rPr>
      </w:pPr>
    </w:p>
    <w:p w14:paraId="6614D5D6" w14:textId="77777777" w:rsidR="00D03E0F" w:rsidRDefault="00D03E0F" w:rsidP="00FE32AB">
      <w:pPr>
        <w:spacing w:line="480" w:lineRule="auto"/>
        <w:rPr>
          <w:rFonts w:eastAsiaTheme="minorHAnsi" w:cstheme="minorBidi"/>
          <w:szCs w:val="22"/>
          <w:lang w:val="es-ES"/>
        </w:rPr>
      </w:pPr>
    </w:p>
    <w:p w14:paraId="18E436F1" w14:textId="77777777" w:rsidR="00D03E0F" w:rsidRDefault="00D03E0F" w:rsidP="00FE32AB">
      <w:pPr>
        <w:spacing w:line="480" w:lineRule="auto"/>
        <w:rPr>
          <w:rFonts w:eastAsiaTheme="minorHAnsi" w:cstheme="minorBidi"/>
          <w:szCs w:val="22"/>
          <w:lang w:val="es-ES"/>
        </w:rPr>
      </w:pPr>
    </w:p>
    <w:p w14:paraId="0BA8738C" w14:textId="77777777" w:rsidR="00D03E0F" w:rsidRDefault="00D03E0F" w:rsidP="00FE32AB">
      <w:pPr>
        <w:spacing w:line="480" w:lineRule="auto"/>
        <w:rPr>
          <w:rFonts w:eastAsiaTheme="minorHAnsi" w:cstheme="minorBidi"/>
          <w:szCs w:val="22"/>
          <w:lang w:val="es-ES"/>
        </w:rPr>
      </w:pPr>
    </w:p>
    <w:p w14:paraId="46E03B16" w14:textId="77777777" w:rsidR="00D03E0F" w:rsidRDefault="00D03E0F" w:rsidP="00FE32AB">
      <w:pPr>
        <w:spacing w:line="480" w:lineRule="auto"/>
        <w:rPr>
          <w:rFonts w:eastAsiaTheme="minorHAnsi" w:cstheme="minorBidi"/>
          <w:szCs w:val="22"/>
          <w:lang w:val="es-ES"/>
        </w:rPr>
      </w:pPr>
    </w:p>
    <w:p w14:paraId="0DC92E2C" w14:textId="77777777" w:rsidR="00D03E0F" w:rsidRDefault="00D03E0F" w:rsidP="00FE32AB">
      <w:pPr>
        <w:spacing w:line="480" w:lineRule="auto"/>
        <w:rPr>
          <w:rFonts w:eastAsiaTheme="minorHAnsi" w:cstheme="minorBidi"/>
          <w:szCs w:val="22"/>
          <w:lang w:val="es-ES"/>
        </w:rPr>
      </w:pPr>
    </w:p>
    <w:p w14:paraId="7BEE495C" w14:textId="77777777" w:rsidR="00D03E0F" w:rsidRDefault="00D03E0F" w:rsidP="00FE32AB">
      <w:pPr>
        <w:spacing w:line="480" w:lineRule="auto"/>
        <w:rPr>
          <w:rFonts w:eastAsiaTheme="minorHAnsi" w:cstheme="minorBidi"/>
          <w:szCs w:val="22"/>
          <w:lang w:val="es-ES"/>
        </w:rPr>
      </w:pPr>
    </w:p>
    <w:p w14:paraId="200B125B" w14:textId="77777777" w:rsidR="00D03E0F" w:rsidRDefault="00D03E0F" w:rsidP="00FE32AB">
      <w:pPr>
        <w:spacing w:line="480" w:lineRule="auto"/>
        <w:rPr>
          <w:rFonts w:eastAsiaTheme="minorHAnsi" w:cstheme="minorBidi"/>
          <w:szCs w:val="22"/>
          <w:lang w:val="es-ES"/>
        </w:rPr>
      </w:pPr>
    </w:p>
    <w:p w14:paraId="210FA6D2" w14:textId="77777777" w:rsidR="00D03E0F" w:rsidRDefault="00D03E0F" w:rsidP="00FE32AB">
      <w:pPr>
        <w:spacing w:line="480" w:lineRule="auto"/>
        <w:rPr>
          <w:rFonts w:eastAsiaTheme="minorHAnsi" w:cstheme="minorBidi"/>
          <w:szCs w:val="22"/>
          <w:lang w:val="es-ES"/>
        </w:rPr>
      </w:pPr>
    </w:p>
    <w:p w14:paraId="686BC379" w14:textId="77777777" w:rsidR="00D03E0F" w:rsidRDefault="00D03E0F" w:rsidP="00FE32AB">
      <w:pPr>
        <w:spacing w:line="480" w:lineRule="auto"/>
        <w:rPr>
          <w:rFonts w:eastAsiaTheme="minorHAnsi" w:cstheme="minorBidi"/>
          <w:szCs w:val="22"/>
          <w:lang w:val="es-ES"/>
        </w:rPr>
      </w:pPr>
    </w:p>
    <w:p w14:paraId="19A3125E" w14:textId="77777777" w:rsidR="00D03E0F" w:rsidRDefault="00D03E0F" w:rsidP="00FE32AB">
      <w:pPr>
        <w:spacing w:line="480" w:lineRule="auto"/>
        <w:rPr>
          <w:rFonts w:eastAsiaTheme="minorHAnsi" w:cstheme="minorBidi"/>
          <w:szCs w:val="22"/>
          <w:lang w:val="es-ES"/>
        </w:rPr>
      </w:pPr>
    </w:p>
    <w:p w14:paraId="62452492" w14:textId="77777777" w:rsidR="00D03E0F" w:rsidRPr="009C6ADB" w:rsidRDefault="00D03E0F"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3DA5A7AC" w:rsidR="00606D12" w:rsidRDefault="00410CB8" w:rsidP="0062611C">
      <w:pPr>
        <w:rPr>
          <w:b/>
          <w:bCs/>
          <w:lang w:val="es-ES"/>
        </w:rPr>
      </w:pPr>
      <w:r>
        <w:rPr>
          <w:b/>
          <w:bCs/>
          <w:lang w:val="es-ES"/>
        </w:rPr>
        <w:lastRenderedPageBreak/>
        <w:t>4</w:t>
      </w:r>
      <w:r w:rsidR="00606D12" w:rsidRPr="007B6D54">
        <w:rPr>
          <w:b/>
          <w:bCs/>
          <w:lang w:val="es-ES"/>
        </w:rPr>
        <w:t>.1.1: Orden y Corrupción</w:t>
      </w:r>
    </w:p>
    <w:p w14:paraId="00832BA7" w14:textId="77777777" w:rsidR="00A8475A" w:rsidRDefault="00A8475A" w:rsidP="0062611C">
      <w:pPr>
        <w:rPr>
          <w:b/>
          <w:bCs/>
          <w:lang w:val="es-ES"/>
        </w:rPr>
      </w:pPr>
    </w:p>
    <w:p w14:paraId="46042D78" w14:textId="4B343D03" w:rsidR="00B81FFD" w:rsidRDefault="00B81FFD" w:rsidP="0062611C">
      <w:pPr>
        <w:rPr>
          <w:lang w:val="es-ES"/>
        </w:rPr>
      </w:pPr>
      <w:r w:rsidRPr="00B81FFD">
        <w:rPr>
          <w:lang w:val="es-ES"/>
        </w:rPr>
        <w:t xml:space="preserve">Gráfico 2: Evolución de las variables que explican el aspecto </w:t>
      </w:r>
      <w:r w:rsidR="00716CC8">
        <w:rPr>
          <w:lang w:val="es-ES"/>
        </w:rPr>
        <w:t>o</w:t>
      </w:r>
      <w:r w:rsidRPr="00B81FFD">
        <w:rPr>
          <w:lang w:val="es-ES"/>
        </w:rPr>
        <w:t xml:space="preserve">rden y </w:t>
      </w:r>
      <w:r w:rsidR="00716CC8">
        <w:rPr>
          <w:lang w:val="es-ES"/>
        </w:rPr>
        <w:t>c</w:t>
      </w:r>
      <w:r w:rsidRPr="00B81FFD">
        <w:rPr>
          <w:lang w:val="es-ES"/>
        </w:rPr>
        <w:t>orrupción</w:t>
      </w:r>
      <w:r>
        <w:rPr>
          <w:lang w:val="es-ES"/>
        </w:rPr>
        <w:t xml:space="preserve"> en Chile</w:t>
      </w:r>
    </w:p>
    <w:p w14:paraId="69542076" w14:textId="77777777" w:rsidR="00B81FFD" w:rsidRPr="00B81FFD" w:rsidRDefault="00B81FFD" w:rsidP="0062611C">
      <w:pPr>
        <w:rPr>
          <w:lang w:val="es-ES"/>
        </w:rPr>
      </w:pPr>
    </w:p>
    <w:p w14:paraId="3F9C52E3" w14:textId="65ABDEA8" w:rsidR="00606D12" w:rsidRPr="00D15418" w:rsidRDefault="009C7434" w:rsidP="0062611C">
      <w:pPr>
        <w:rPr>
          <w:lang w:val="es-ES"/>
        </w:rPr>
      </w:pPr>
      <w:r w:rsidRPr="009C7434">
        <w:rPr>
          <w:noProof/>
          <w:lang w:val="es-ES"/>
        </w:rPr>
        <w:drawing>
          <wp:inline distT="0" distB="0" distL="0" distR="0" wp14:anchorId="0D89BFC1" wp14:editId="21C7CDDF">
            <wp:extent cx="6041760" cy="4153710"/>
            <wp:effectExtent l="0" t="0" r="3810" b="0"/>
            <wp:docPr id="90502542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420" name="Picture 1" descr="A graph with lines and numbers&#10;&#10;Description automatically generated"/>
                    <pic:cNvPicPr/>
                  </pic:nvPicPr>
                  <pic:blipFill>
                    <a:blip r:embed="rId11"/>
                    <a:stretch>
                      <a:fillRect/>
                    </a:stretch>
                  </pic:blipFill>
                  <pic:spPr>
                    <a:xfrm>
                      <a:off x="0" y="0"/>
                      <a:ext cx="6110197" cy="4200761"/>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xml:space="preserve">), toma relevancia a partir de 2009 con aumentos en 2014 y </w:t>
      </w:r>
      <w:r w:rsidR="009C6806" w:rsidRPr="00D15418">
        <w:rPr>
          <w:rFonts w:eastAsiaTheme="minorHAnsi" w:cstheme="minorBidi"/>
          <w:szCs w:val="22"/>
          <w:lang w:val="es-ES"/>
        </w:rPr>
        <w:lastRenderedPageBreak/>
        <w:t>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0172F2DC" w:rsidR="00B53DBF" w:rsidRDefault="00410CB8" w:rsidP="00B53DBF">
      <w:pPr>
        <w:rPr>
          <w:b/>
          <w:bCs/>
          <w:lang w:val="es-ES"/>
        </w:rPr>
      </w:pPr>
      <w:r>
        <w:rPr>
          <w:b/>
          <w:bCs/>
          <w:lang w:val="es-ES"/>
        </w:rPr>
        <w:t>4</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7C1EAFB9" w:rsidR="00B53DBF" w:rsidRPr="00D15418" w:rsidRDefault="00515AA4" w:rsidP="00B53DBF">
      <w:pPr>
        <w:rPr>
          <w:lang w:val="es-ES"/>
        </w:rPr>
      </w:pPr>
      <w:r w:rsidRPr="00515AA4">
        <w:rPr>
          <w:noProof/>
          <w:lang w:val="es-ES"/>
        </w:rPr>
        <w:drawing>
          <wp:inline distT="0" distB="0" distL="0" distR="0" wp14:anchorId="404833AF" wp14:editId="0070DB5C">
            <wp:extent cx="5723049" cy="3842425"/>
            <wp:effectExtent l="0" t="0" r="5080" b="5715"/>
            <wp:docPr id="449454468" name="Picture 1" descr="A graph with green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4468" name="Picture 1" descr="A graph with green line and orange line&#10;&#10;Description automatically generated"/>
                    <pic:cNvPicPr/>
                  </pic:nvPicPr>
                  <pic:blipFill>
                    <a:blip r:embed="rId12"/>
                    <a:stretch>
                      <a:fillRect/>
                    </a:stretch>
                  </pic:blipFill>
                  <pic:spPr>
                    <a:xfrm>
                      <a:off x="0" y="0"/>
                      <a:ext cx="5738316" cy="385267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 xml:space="preserve">Llama la atención la </w:t>
      </w:r>
      <w:r w:rsidR="00854B1A" w:rsidRPr="00D15418">
        <w:rPr>
          <w:rFonts w:eastAsiaTheme="minorHAnsi" w:cstheme="minorBidi"/>
          <w:szCs w:val="22"/>
          <w:lang w:val="es-ES"/>
        </w:rPr>
        <w:lastRenderedPageBreak/>
        <w:t>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5238621F" w:rsidR="00B53DBF" w:rsidRDefault="00410CB8" w:rsidP="0062611C">
      <w:pPr>
        <w:rPr>
          <w:b/>
          <w:bCs/>
          <w:lang w:val="es-ES"/>
        </w:rPr>
      </w:pPr>
      <w:r>
        <w:rPr>
          <w:b/>
          <w:bCs/>
          <w:lang w:val="es-ES"/>
        </w:rPr>
        <w:t>4</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03F60BE6" w:rsidR="00B53DBF" w:rsidRPr="00D15418" w:rsidRDefault="00F455BE" w:rsidP="0062611C">
      <w:pPr>
        <w:rPr>
          <w:lang w:val="es-ES"/>
        </w:rPr>
      </w:pPr>
      <w:r w:rsidRPr="00F455BE">
        <w:rPr>
          <w:noProof/>
          <w:lang w:val="es-ES"/>
        </w:rPr>
        <w:drawing>
          <wp:inline distT="0" distB="0" distL="0" distR="0" wp14:anchorId="1133375F" wp14:editId="6153043B">
            <wp:extent cx="5824470" cy="3910519"/>
            <wp:effectExtent l="0" t="0" r="5080" b="1270"/>
            <wp:docPr id="6131153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5348" name="Picture 1" descr="A graph with lines and numbers&#10;&#10;Description automatically generated"/>
                    <pic:cNvPicPr/>
                  </pic:nvPicPr>
                  <pic:blipFill>
                    <a:blip r:embed="rId13"/>
                    <a:stretch>
                      <a:fillRect/>
                    </a:stretch>
                  </pic:blipFill>
                  <pic:spPr>
                    <a:xfrm>
                      <a:off x="0" y="0"/>
                      <a:ext cx="5846427" cy="3925261"/>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1990 con un aumento fuerte a partir de 2009. Esto coincide con la llegada gradual de migrantes desde Perú, Bolivia y Colombia (1990), y luego la oleada migratoria desde </w:t>
      </w:r>
      <w:r w:rsidR="007D75D3" w:rsidRPr="00D15418">
        <w:rPr>
          <w:rFonts w:eastAsiaTheme="minorHAnsi" w:cstheme="minorBidi"/>
          <w:szCs w:val="22"/>
          <w:lang w:val="es-ES"/>
        </w:rPr>
        <w:lastRenderedPageBreak/>
        <w:t>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56001AED" w:rsidR="00B53DBF" w:rsidRDefault="00410CB8" w:rsidP="00B53DBF">
      <w:pPr>
        <w:rPr>
          <w:b/>
          <w:bCs/>
          <w:lang w:val="es-ES"/>
        </w:rPr>
      </w:pPr>
      <w:r>
        <w:rPr>
          <w:b/>
          <w:bCs/>
          <w:lang w:val="es-ES"/>
        </w:rPr>
        <w:t>4</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C2C49B3" w:rsidR="00B53DBF" w:rsidRPr="00D15418" w:rsidRDefault="0038306C" w:rsidP="00B53DBF">
      <w:pPr>
        <w:rPr>
          <w:lang w:val="es-ES"/>
        </w:rPr>
      </w:pPr>
      <w:r w:rsidRPr="0038306C">
        <w:rPr>
          <w:noProof/>
          <w:lang w:val="es-ES"/>
        </w:rPr>
        <w:drawing>
          <wp:inline distT="0" distB="0" distL="0" distR="0" wp14:anchorId="0A143A7D" wp14:editId="30B08163">
            <wp:extent cx="5882424" cy="3949429"/>
            <wp:effectExtent l="0" t="0" r="0" b="635"/>
            <wp:docPr id="20366638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883" name="Picture 1" descr="A graph with lines and numbers&#10;&#10;Description automatically generated"/>
                    <pic:cNvPicPr/>
                  </pic:nvPicPr>
                  <pic:blipFill>
                    <a:blip r:embed="rId14"/>
                    <a:stretch>
                      <a:fillRect/>
                    </a:stretch>
                  </pic:blipFill>
                  <pic:spPr>
                    <a:xfrm>
                      <a:off x="0" y="0"/>
                      <a:ext cx="5903728" cy="3963732"/>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1F00E5AA" w14:textId="77777777" w:rsidR="000860B8" w:rsidRPr="00D15418" w:rsidRDefault="000860B8" w:rsidP="003220F2">
      <w:pPr>
        <w:spacing w:line="480" w:lineRule="auto"/>
        <w:rPr>
          <w:rFonts w:eastAsiaTheme="minorHAnsi" w:cstheme="minorBidi"/>
          <w:szCs w:val="22"/>
          <w:lang w:val="es-ES"/>
        </w:rPr>
      </w:pPr>
    </w:p>
    <w:p w14:paraId="73E34A31" w14:textId="292D37FB" w:rsidR="00947760" w:rsidRPr="00D15418" w:rsidRDefault="00410CB8" w:rsidP="003220F2">
      <w:pPr>
        <w:spacing w:line="480" w:lineRule="auto"/>
        <w:rPr>
          <w:rFonts w:eastAsiaTheme="minorHAnsi" w:cstheme="minorBidi"/>
          <w:szCs w:val="22"/>
          <w:lang w:val="es-ES"/>
        </w:rPr>
      </w:pPr>
      <w:r>
        <w:rPr>
          <w:rFonts w:eastAsiaTheme="minorHAnsi" w:cstheme="minorBidi"/>
          <w:b/>
          <w:bCs/>
          <w:szCs w:val="22"/>
          <w:lang w:val="es-ES"/>
        </w:rPr>
        <w:t>4</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0B6D99B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 xml:space="preserve">Para analizar el fenómeno de la </w:t>
      </w:r>
      <w:r w:rsidR="00716CC8">
        <w:rPr>
          <w:rFonts w:eastAsiaTheme="minorHAnsi" w:cstheme="minorBidi"/>
          <w:szCs w:val="22"/>
          <w:lang w:val="es-ES"/>
        </w:rPr>
        <w:t>corrupción</w:t>
      </w:r>
      <w:r w:rsidRPr="00D15418">
        <w:rPr>
          <w:rFonts w:eastAsiaTheme="minorHAnsi" w:cstheme="minorBidi"/>
          <w:szCs w:val="22"/>
          <w:lang w:val="es-ES"/>
        </w:rPr>
        <w:t>,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4157B1CF" w:rsidR="004846F9" w:rsidRPr="00F02D1C" w:rsidRDefault="001E6A0B" w:rsidP="00F02D1C">
      <w:pPr>
        <w:spacing w:line="480" w:lineRule="auto"/>
        <w:rPr>
          <w:rFonts w:eastAsiaTheme="minorHAnsi" w:cstheme="minorBidi"/>
          <w:szCs w:val="22"/>
          <w:lang w:val="es-ES"/>
        </w:rPr>
      </w:pPr>
      <w:r w:rsidRPr="00F02D1C">
        <w:rPr>
          <w:rFonts w:eastAsiaTheme="minorHAnsi" w:cstheme="minorBidi"/>
          <w:szCs w:val="22"/>
          <w:lang w:val="es-ES"/>
        </w:rPr>
        <w:t>La selección de estas variables obedece a que la corrupción responde a un conjunto de factores sociales que la anteceden</w:t>
      </w:r>
      <w:r w:rsidR="00AC371C" w:rsidRPr="00F02D1C">
        <w:rPr>
          <w:rFonts w:eastAsiaTheme="minorHAnsi" w:cstheme="minorBidi"/>
          <w:szCs w:val="22"/>
          <w:lang w:val="es-ES"/>
        </w:rPr>
        <w:t xml:space="preserve"> y se eligió variables que representan eso.</w:t>
      </w:r>
      <w:r w:rsidRPr="00F02D1C">
        <w:rPr>
          <w:rFonts w:eastAsiaTheme="minorHAnsi" w:cstheme="minorBidi"/>
          <w:szCs w:val="22"/>
          <w:lang w:val="es-ES"/>
        </w:rPr>
        <w:t xml:space="preserve"> Por ejemplo, si las leyes no son respetadas</w:t>
      </w:r>
      <w:r w:rsidR="00AC371C" w:rsidRPr="00F02D1C">
        <w:rPr>
          <w:rFonts w:eastAsiaTheme="minorHAnsi" w:cstheme="minorBidi"/>
          <w:szCs w:val="22"/>
          <w:lang w:val="es-ES"/>
        </w:rPr>
        <w:t xml:space="preserve">, o no son aplicadas a todos por igual, </w:t>
      </w:r>
      <w:r w:rsidRPr="00F02D1C">
        <w:rPr>
          <w:rFonts w:eastAsiaTheme="minorHAnsi" w:cstheme="minorBidi"/>
          <w:szCs w:val="22"/>
          <w:lang w:val="es-ES"/>
        </w:rPr>
        <w:t xml:space="preserve">o hay poca fiscalización sobre su cumplimiento, genera un ambiente proclive a la corrupción. También, el relajo de normas que dicen relación </w:t>
      </w:r>
      <w:r w:rsidR="00DA22D7" w:rsidRPr="00F02D1C">
        <w:rPr>
          <w:rFonts w:eastAsiaTheme="minorHAnsi" w:cstheme="minorBidi"/>
          <w:szCs w:val="22"/>
          <w:lang w:val="es-ES"/>
        </w:rPr>
        <w:t>con el uso de las libertades individuales y el respeto a los demás</w:t>
      </w:r>
      <w:r w:rsidR="00AC371C" w:rsidRPr="00F02D1C">
        <w:rPr>
          <w:rFonts w:eastAsiaTheme="minorHAnsi" w:cstheme="minorBidi"/>
          <w:szCs w:val="22"/>
          <w:lang w:val="es-ES"/>
        </w:rPr>
        <w:t xml:space="preserve"> (valores morales tradicionales)</w:t>
      </w:r>
      <w:r w:rsidR="00DA22D7" w:rsidRPr="00F02D1C">
        <w:rPr>
          <w:rFonts w:eastAsiaTheme="minorHAnsi" w:cstheme="minorBidi"/>
          <w:szCs w:val="22"/>
          <w:lang w:val="es-ES"/>
        </w:rPr>
        <w:t>, genera un espacio proclive a los abusos.</w:t>
      </w:r>
      <w:r w:rsidR="00AC371C" w:rsidRPr="00F02D1C">
        <w:rPr>
          <w:rFonts w:eastAsiaTheme="minorHAnsi" w:cstheme="minorBidi"/>
          <w:szCs w:val="22"/>
          <w:lang w:val="es-ES"/>
        </w:rPr>
        <w:t xml:space="preserve"> Por último, la variable “Corrupción Política” se explica por si sola.</w:t>
      </w:r>
    </w:p>
    <w:p w14:paraId="6391EB5C" w14:textId="77777777" w:rsidR="004846F9" w:rsidRPr="00D15418" w:rsidRDefault="004846F9" w:rsidP="004846F9">
      <w:pPr>
        <w:rPr>
          <w:lang w:val="es-ES"/>
        </w:rPr>
      </w:pPr>
    </w:p>
    <w:p w14:paraId="0D3D612E" w14:textId="5256779C" w:rsidR="007A5184"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332A7714" w14:textId="77777777" w:rsidR="000E6B53" w:rsidRDefault="000E6B53" w:rsidP="0062611C">
      <w:pPr>
        <w:rPr>
          <w:lang w:val="es-ES"/>
        </w:rPr>
      </w:pPr>
    </w:p>
    <w:p w14:paraId="113C0839" w14:textId="645FF836" w:rsidR="00EA5235" w:rsidRDefault="000E6B53" w:rsidP="0062611C">
      <w:pPr>
        <w:rPr>
          <w:lang w:val="es-ES"/>
        </w:rPr>
      </w:pPr>
      <w:r>
        <w:rPr>
          <w:lang w:val="es-ES"/>
        </w:rPr>
        <w:t>Tabla</w:t>
      </w:r>
      <w:r w:rsidR="00187698">
        <w:rPr>
          <w:lang w:val="es-ES"/>
        </w:rPr>
        <w:t xml:space="preserve"> </w:t>
      </w:r>
      <w:r>
        <w:rPr>
          <w:lang w:val="es-ES"/>
        </w:rPr>
        <w:t>11</w:t>
      </w:r>
      <w:r w:rsidR="0055595E">
        <w:rPr>
          <w:lang w:val="es-ES"/>
        </w:rPr>
        <w:t>:</w:t>
      </w:r>
      <w:r>
        <w:rPr>
          <w:lang w:val="es-ES"/>
        </w:rPr>
        <w:t xml:space="preserve"> Descripción variable per304</w:t>
      </w:r>
      <w:r w:rsidR="0055595E">
        <w:rPr>
          <w:lang w:val="es-ES"/>
        </w:rPr>
        <w:t>-</w:t>
      </w:r>
      <w:r>
        <w:rPr>
          <w:lang w:val="es-ES"/>
        </w:rPr>
        <w:t>Corrupción Política</w:t>
      </w:r>
    </w:p>
    <w:p w14:paraId="4EF8DE5C" w14:textId="77777777" w:rsidR="0055595E" w:rsidRPr="00D15418" w:rsidRDefault="0055595E"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Default="004846F9" w:rsidP="0062611C">
      <w:pPr>
        <w:rPr>
          <w:lang w:val="es-ES"/>
        </w:rPr>
      </w:pPr>
    </w:p>
    <w:p w14:paraId="5E6DBF4C" w14:textId="27ED8AA0" w:rsidR="000E6B53" w:rsidRPr="00D15418" w:rsidRDefault="000E6B53" w:rsidP="0062611C">
      <w:pPr>
        <w:rPr>
          <w:lang w:val="es-ES"/>
        </w:rPr>
      </w:pPr>
      <w:r>
        <w:rPr>
          <w:lang w:val="es-ES"/>
        </w:rPr>
        <w:t>Tabla 12</w:t>
      </w:r>
      <w:r w:rsidR="0055595E">
        <w:rPr>
          <w:lang w:val="es-ES"/>
        </w:rPr>
        <w:t xml:space="preserve">: </w:t>
      </w:r>
      <w:r>
        <w:rPr>
          <w:lang w:val="es-ES"/>
        </w:rPr>
        <w:t>Descripción variable per603</w:t>
      </w:r>
      <w:r w:rsidR="0055595E">
        <w:rPr>
          <w:lang w:val="es-ES"/>
        </w:rPr>
        <w:t>-</w:t>
      </w:r>
      <w:r>
        <w:rPr>
          <w:lang w:val="es-ES"/>
        </w:rPr>
        <w:t>Moralidad Tradicional: Favorable</w:t>
      </w: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per603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Default="004846F9" w:rsidP="0062611C">
      <w:pPr>
        <w:rPr>
          <w:lang w:val="es-ES"/>
        </w:rPr>
      </w:pPr>
    </w:p>
    <w:p w14:paraId="00D5B714" w14:textId="7257A8A4" w:rsidR="00D03E0F" w:rsidRPr="00D15418" w:rsidRDefault="000E6B53" w:rsidP="0062611C">
      <w:pPr>
        <w:rPr>
          <w:lang w:val="es-ES"/>
        </w:rPr>
      </w:pPr>
      <w:r>
        <w:rPr>
          <w:lang w:val="es-ES"/>
        </w:rPr>
        <w:t>Tabla 13</w:t>
      </w:r>
      <w:r w:rsidR="0055595E">
        <w:rPr>
          <w:lang w:val="es-ES"/>
        </w:rPr>
        <w:t xml:space="preserve">: </w:t>
      </w:r>
      <w:r>
        <w:rPr>
          <w:lang w:val="es-ES"/>
        </w:rPr>
        <w:t xml:space="preserve">Descripción variable </w:t>
      </w:r>
      <w:r w:rsidR="00187698">
        <w:rPr>
          <w:lang w:val="es-ES"/>
        </w:rPr>
        <w:t>per604</w:t>
      </w:r>
      <w:r w:rsidR="0055595E">
        <w:rPr>
          <w:lang w:val="es-ES"/>
        </w:rPr>
        <w:t>-</w:t>
      </w:r>
      <w:r w:rsidR="00187698">
        <w:rPr>
          <w:lang w:val="es-ES"/>
        </w:rPr>
        <w:t>Moralidad Tradicional: Desfavorable</w:t>
      </w: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Default="00461992" w:rsidP="0062611C">
      <w:pPr>
        <w:rPr>
          <w:lang w:val="es-ES"/>
        </w:rPr>
      </w:pPr>
    </w:p>
    <w:p w14:paraId="140FF5B1" w14:textId="30A47DBB" w:rsidR="000860B8" w:rsidRPr="00D15418" w:rsidRDefault="00187698" w:rsidP="0062611C">
      <w:pPr>
        <w:rPr>
          <w:lang w:val="es-ES"/>
        </w:rPr>
      </w:pPr>
      <w:r>
        <w:rPr>
          <w:lang w:val="es-ES"/>
        </w:rPr>
        <w:t>Tabla 14</w:t>
      </w:r>
      <w:r w:rsidR="0055595E">
        <w:rPr>
          <w:lang w:val="es-ES"/>
        </w:rPr>
        <w:t xml:space="preserve">: </w:t>
      </w:r>
      <w:r>
        <w:rPr>
          <w:lang w:val="es-ES"/>
        </w:rPr>
        <w:t>Descripción variable per605</w:t>
      </w:r>
      <w:r w:rsidR="0055595E">
        <w:rPr>
          <w:lang w:val="es-ES"/>
        </w:rPr>
        <w:t>-</w:t>
      </w:r>
      <w:r>
        <w:rPr>
          <w:lang w:val="es-ES"/>
        </w:rPr>
        <w:t>Ley y Orden: Favorable</w:t>
      </w: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Ley y Orden: 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Default="007A5184" w:rsidP="0062611C">
      <w:pPr>
        <w:rPr>
          <w:ins w:id="8" w:author="Matías Bunster Raby" w:date="2025-01-15T17:24:00Z" w16du:dateUtc="2025-01-15T20:24:00Z"/>
          <w:lang w:val="es-ES"/>
        </w:rPr>
      </w:pPr>
    </w:p>
    <w:p w14:paraId="6DA550E2" w14:textId="77777777" w:rsidR="00BB7682" w:rsidRDefault="00BB7682" w:rsidP="0062611C">
      <w:pPr>
        <w:rPr>
          <w:ins w:id="9" w:author="Matías Bunster Raby" w:date="2025-01-15T17:24:00Z" w16du:dateUtc="2025-01-15T20:24:00Z"/>
          <w:lang w:val="es-ES"/>
        </w:rPr>
      </w:pPr>
    </w:p>
    <w:p w14:paraId="0D9D27D0" w14:textId="77777777" w:rsidR="00BB7682" w:rsidRDefault="00BB7682" w:rsidP="0062611C">
      <w:pPr>
        <w:rPr>
          <w:ins w:id="10" w:author="Matías Bunster Raby" w:date="2025-01-15T17:24:00Z" w16du:dateUtc="2025-01-15T20:24:00Z"/>
          <w:lang w:val="es-ES"/>
        </w:rPr>
      </w:pPr>
    </w:p>
    <w:p w14:paraId="05301579" w14:textId="77777777" w:rsidR="00BB7682" w:rsidRDefault="00BB7682" w:rsidP="0062611C">
      <w:pPr>
        <w:rPr>
          <w:ins w:id="11" w:author="Matías Bunster Raby" w:date="2025-01-15T17:24:00Z" w16du:dateUtc="2025-01-15T20:24:00Z"/>
          <w:lang w:val="es-ES"/>
        </w:rPr>
      </w:pPr>
    </w:p>
    <w:p w14:paraId="703F7B25" w14:textId="77777777" w:rsidR="00BB7682" w:rsidRPr="00D15418" w:rsidRDefault="00BB7682" w:rsidP="0062611C">
      <w:pPr>
        <w:rPr>
          <w:lang w:val="es-ES"/>
        </w:rPr>
      </w:pPr>
    </w:p>
    <w:p w14:paraId="0077DADC" w14:textId="37CF315F" w:rsidR="0062611C" w:rsidRPr="004009CE" w:rsidRDefault="00410CB8" w:rsidP="00A62DDB">
      <w:pPr>
        <w:spacing w:line="480" w:lineRule="auto"/>
        <w:rPr>
          <w:rFonts w:eastAsiaTheme="minorHAnsi" w:cstheme="minorBidi"/>
          <w:b/>
          <w:bCs/>
          <w:szCs w:val="22"/>
          <w:lang w:val="es-ES"/>
        </w:rPr>
      </w:pPr>
      <w:r>
        <w:rPr>
          <w:b/>
          <w:bCs/>
          <w:lang w:val="es-ES"/>
        </w:rPr>
        <w:lastRenderedPageBreak/>
        <w:t>4</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w:t>
      </w:r>
      <w:proofErr w:type="spellStart"/>
      <w:r w:rsidR="00947760" w:rsidRPr="004009CE">
        <w:rPr>
          <w:rFonts w:eastAsiaTheme="minorHAnsi" w:cstheme="minorBidi"/>
          <w:b/>
          <w:bCs/>
          <w:szCs w:val="22"/>
          <w:lang w:val="es-ES"/>
        </w:rPr>
        <w:t>dataset</w:t>
      </w:r>
      <w:proofErr w:type="spellEnd"/>
      <w:r w:rsidR="00947760" w:rsidRPr="004009CE">
        <w:rPr>
          <w:rFonts w:eastAsiaTheme="minorHAnsi" w:cstheme="minorBidi"/>
          <w:b/>
          <w:bCs/>
          <w:szCs w:val="22"/>
          <w:lang w:val="es-ES"/>
        </w:rPr>
        <w:t xml:space="preserve">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Pr="00D15418" w:rsidRDefault="00390221" w:rsidP="0062611C">
      <w:pPr>
        <w:rPr>
          <w:lang w:val="es-ES"/>
        </w:rPr>
      </w:pPr>
    </w:p>
    <w:p w14:paraId="04F9582A" w14:textId="505D8D62" w:rsidR="00FA799E" w:rsidRPr="004009CE" w:rsidRDefault="00410CB8" w:rsidP="00A62DDB">
      <w:pPr>
        <w:spacing w:line="480" w:lineRule="auto"/>
        <w:rPr>
          <w:rFonts w:eastAsiaTheme="minorHAnsi" w:cstheme="minorBidi"/>
          <w:b/>
          <w:bCs/>
          <w:szCs w:val="22"/>
          <w:lang w:val="es-ES"/>
        </w:rPr>
      </w:pPr>
      <w:r>
        <w:rPr>
          <w:b/>
          <w:bCs/>
          <w:lang w:val="es-ES"/>
        </w:rPr>
        <w:t>4</w:t>
      </w:r>
      <w:r w:rsidR="007D4B0E"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w:t>
      </w:r>
      <w:proofErr w:type="spellStart"/>
      <w:r w:rsidR="00FA799E" w:rsidRPr="004009CE">
        <w:rPr>
          <w:rFonts w:eastAsiaTheme="minorHAnsi" w:cstheme="minorBidi"/>
          <w:b/>
          <w:bCs/>
          <w:szCs w:val="22"/>
          <w:lang w:val="es-ES"/>
        </w:rPr>
        <w:t>dataset</w:t>
      </w:r>
      <w:proofErr w:type="spellEnd"/>
      <w:r w:rsidR="00FA799E" w:rsidRPr="004009CE">
        <w:rPr>
          <w:rFonts w:eastAsiaTheme="minorHAnsi" w:cstheme="minorBidi"/>
          <w:b/>
          <w:bCs/>
          <w:szCs w:val="22"/>
          <w:lang w:val="es-ES"/>
        </w:rPr>
        <w:t xml:space="preserve"> completo</w:t>
      </w:r>
    </w:p>
    <w:p w14:paraId="4FD419A5" w14:textId="639250CE"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 xml:space="preserve">Ahora se analizará la distribución de los valores de cada de las variables con las cuales analizaremos el fenómeno de la </w:t>
      </w:r>
      <w:r w:rsidR="00716CC8">
        <w:rPr>
          <w:rFonts w:eastAsiaTheme="minorHAnsi" w:cstheme="minorBidi"/>
          <w:szCs w:val="22"/>
          <w:lang w:val="es-ES"/>
        </w:rPr>
        <w:t>corrupción</w:t>
      </w:r>
      <w:r w:rsidRPr="00D15418">
        <w:rPr>
          <w:rFonts w:eastAsiaTheme="minorHAnsi" w:cstheme="minorBidi"/>
          <w:szCs w:val="22"/>
          <w:lang w:val="es-ES"/>
        </w:rPr>
        <w:t>.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640BFC15" w:rsidR="00834FA5" w:rsidRPr="00D15418" w:rsidRDefault="008F1878" w:rsidP="0062611C">
      <w:pPr>
        <w:rPr>
          <w:lang w:val="es-ES"/>
        </w:rPr>
      </w:pPr>
      <w:r w:rsidRPr="00D15418">
        <w:rPr>
          <w:lang w:val="es-ES"/>
        </w:rPr>
        <w:t>Tabla 1</w:t>
      </w:r>
      <w:r w:rsidR="00187698">
        <w:rPr>
          <w:lang w:val="es-ES"/>
        </w:rPr>
        <w:t>5</w:t>
      </w:r>
      <w:r w:rsidRPr="00D15418">
        <w:rPr>
          <w:lang w:val="es-ES"/>
        </w:rPr>
        <w:t>: Estadísticas descriptivas considerando todos los períodos:</w:t>
      </w:r>
    </w:p>
    <w:p w14:paraId="401B9EF8" w14:textId="77777777" w:rsidR="008F1878" w:rsidRPr="00D15418" w:rsidRDefault="008F1878" w:rsidP="0062611C">
      <w:pPr>
        <w:rPr>
          <w:lang w:val="es-ES"/>
        </w:rPr>
      </w:pPr>
    </w:p>
    <w:tbl>
      <w:tblPr>
        <w:tblStyle w:val="TableGrid"/>
        <w:tblW w:w="8609" w:type="dxa"/>
        <w:tblInd w:w="-147" w:type="dxa"/>
        <w:tblLayout w:type="fixed"/>
        <w:tblLook w:val="04A0" w:firstRow="1" w:lastRow="0" w:firstColumn="1" w:lastColumn="0" w:noHBand="0" w:noVBand="1"/>
      </w:tblPr>
      <w:tblGrid>
        <w:gridCol w:w="861"/>
        <w:gridCol w:w="737"/>
        <w:gridCol w:w="1107"/>
        <w:gridCol w:w="1353"/>
        <w:gridCol w:w="615"/>
        <w:gridCol w:w="984"/>
        <w:gridCol w:w="984"/>
        <w:gridCol w:w="984"/>
        <w:gridCol w:w="984"/>
      </w:tblGrid>
      <w:tr w:rsidR="00495799" w:rsidRPr="00D15418" w14:paraId="120EA84F" w14:textId="77777777" w:rsidTr="00AC7401">
        <w:trPr>
          <w:trHeight w:val="273"/>
        </w:trPr>
        <w:tc>
          <w:tcPr>
            <w:tcW w:w="861" w:type="dxa"/>
            <w:shd w:val="clear" w:color="auto" w:fill="D9D9D9" w:themeFill="background1" w:themeFillShade="D9"/>
            <w:vAlign w:val="bottom"/>
          </w:tcPr>
          <w:p w14:paraId="320F8D08" w14:textId="2363EAFC" w:rsidR="00433E51" w:rsidRPr="00AC7401" w:rsidRDefault="00433E51" w:rsidP="00433E51">
            <w:pPr>
              <w:rPr>
                <w:sz w:val="20"/>
                <w:szCs w:val="20"/>
                <w:lang w:val="es-ES"/>
              </w:rPr>
            </w:pPr>
            <w:r w:rsidRPr="00AC7401">
              <w:rPr>
                <w:color w:val="000000"/>
                <w:sz w:val="20"/>
                <w:szCs w:val="20"/>
                <w:lang w:val="es-ES"/>
              </w:rPr>
              <w:t> </w:t>
            </w:r>
          </w:p>
        </w:tc>
        <w:tc>
          <w:tcPr>
            <w:tcW w:w="737" w:type="dxa"/>
            <w:shd w:val="clear" w:color="auto" w:fill="D9D9D9" w:themeFill="background1" w:themeFillShade="D9"/>
            <w:vAlign w:val="center"/>
          </w:tcPr>
          <w:p w14:paraId="19A23929" w14:textId="47B08B43" w:rsidR="00433E51" w:rsidRPr="00AC7401" w:rsidRDefault="00433E51" w:rsidP="00495799">
            <w:pPr>
              <w:jc w:val="center"/>
              <w:rPr>
                <w:sz w:val="20"/>
                <w:szCs w:val="20"/>
                <w:lang w:val="es-ES"/>
              </w:rPr>
            </w:pPr>
            <w:proofErr w:type="spellStart"/>
            <w:r w:rsidRPr="00AC7401">
              <w:rPr>
                <w:b/>
                <w:bCs/>
                <w:sz w:val="20"/>
                <w:szCs w:val="20"/>
                <w:lang w:val="es-ES"/>
              </w:rPr>
              <w:t>count</w:t>
            </w:r>
            <w:proofErr w:type="spellEnd"/>
          </w:p>
        </w:tc>
        <w:tc>
          <w:tcPr>
            <w:tcW w:w="1107" w:type="dxa"/>
            <w:shd w:val="clear" w:color="auto" w:fill="D9D9D9" w:themeFill="background1" w:themeFillShade="D9"/>
            <w:vAlign w:val="center"/>
          </w:tcPr>
          <w:p w14:paraId="7F7797C8" w14:textId="5C550B31" w:rsidR="00433E51" w:rsidRPr="00AC7401" w:rsidRDefault="00140ED4" w:rsidP="00495799">
            <w:pPr>
              <w:jc w:val="center"/>
              <w:rPr>
                <w:sz w:val="20"/>
                <w:szCs w:val="20"/>
                <w:lang w:val="es-ES"/>
              </w:rPr>
            </w:pPr>
            <w:r w:rsidRPr="00AC7401">
              <w:rPr>
                <w:b/>
                <w:bCs/>
                <w:sz w:val="20"/>
                <w:szCs w:val="20"/>
                <w:lang w:val="es-ES"/>
              </w:rPr>
              <w:t>promedio</w:t>
            </w:r>
          </w:p>
        </w:tc>
        <w:tc>
          <w:tcPr>
            <w:tcW w:w="1353" w:type="dxa"/>
            <w:shd w:val="clear" w:color="auto" w:fill="D9D9D9" w:themeFill="background1" w:themeFillShade="D9"/>
            <w:vAlign w:val="center"/>
          </w:tcPr>
          <w:p w14:paraId="2A06D535" w14:textId="68CB3750" w:rsidR="00433E51" w:rsidRPr="00AC7401" w:rsidRDefault="00140ED4" w:rsidP="00495799">
            <w:pPr>
              <w:jc w:val="center"/>
              <w:rPr>
                <w:sz w:val="20"/>
                <w:szCs w:val="20"/>
                <w:lang w:val="es-ES"/>
              </w:rPr>
            </w:pPr>
            <w:proofErr w:type="spellStart"/>
            <w:r w:rsidRPr="00AC7401">
              <w:rPr>
                <w:b/>
                <w:bCs/>
                <w:sz w:val="20"/>
                <w:szCs w:val="20"/>
                <w:lang w:val="es-ES"/>
              </w:rPr>
              <w:t>desv</w:t>
            </w:r>
            <w:proofErr w:type="spellEnd"/>
            <w:r w:rsidRPr="00AC7401">
              <w:rPr>
                <w:b/>
                <w:bCs/>
                <w:sz w:val="20"/>
                <w:szCs w:val="20"/>
                <w:lang w:val="es-ES"/>
              </w:rPr>
              <w:t xml:space="preserve"> </w:t>
            </w:r>
            <w:proofErr w:type="spellStart"/>
            <w:r w:rsidR="00433E51" w:rsidRPr="00AC7401">
              <w:rPr>
                <w:b/>
                <w:bCs/>
                <w:sz w:val="20"/>
                <w:szCs w:val="20"/>
                <w:lang w:val="es-ES"/>
              </w:rPr>
              <w:t>std</w:t>
            </w:r>
            <w:proofErr w:type="spellEnd"/>
          </w:p>
        </w:tc>
        <w:tc>
          <w:tcPr>
            <w:tcW w:w="615" w:type="dxa"/>
            <w:shd w:val="clear" w:color="auto" w:fill="D9D9D9" w:themeFill="background1" w:themeFillShade="D9"/>
            <w:vAlign w:val="center"/>
          </w:tcPr>
          <w:p w14:paraId="632E2E57" w14:textId="586084E5" w:rsidR="00433E51" w:rsidRPr="00AC7401" w:rsidRDefault="00433E51" w:rsidP="00495799">
            <w:pPr>
              <w:jc w:val="center"/>
              <w:rPr>
                <w:sz w:val="20"/>
                <w:szCs w:val="20"/>
                <w:lang w:val="es-ES"/>
              </w:rPr>
            </w:pPr>
            <w:r w:rsidRPr="00AC7401">
              <w:rPr>
                <w:b/>
                <w:bCs/>
                <w:sz w:val="20"/>
                <w:szCs w:val="20"/>
                <w:lang w:val="es-ES"/>
              </w:rPr>
              <w:t>min</w:t>
            </w:r>
          </w:p>
        </w:tc>
        <w:tc>
          <w:tcPr>
            <w:tcW w:w="984" w:type="dxa"/>
            <w:shd w:val="clear" w:color="auto" w:fill="D9D9D9" w:themeFill="background1" w:themeFillShade="D9"/>
            <w:vAlign w:val="center"/>
          </w:tcPr>
          <w:p w14:paraId="7DB4A282" w14:textId="09D73D88" w:rsidR="00433E51" w:rsidRPr="00AC7401" w:rsidRDefault="00433E51" w:rsidP="00495799">
            <w:pPr>
              <w:jc w:val="center"/>
              <w:rPr>
                <w:sz w:val="20"/>
                <w:szCs w:val="20"/>
                <w:lang w:val="es-ES"/>
              </w:rPr>
            </w:pPr>
            <w:r w:rsidRPr="00AC7401">
              <w:rPr>
                <w:b/>
                <w:bCs/>
                <w:sz w:val="20"/>
                <w:szCs w:val="20"/>
                <w:lang w:val="es-ES"/>
              </w:rPr>
              <w:t>25%</w:t>
            </w:r>
          </w:p>
        </w:tc>
        <w:tc>
          <w:tcPr>
            <w:tcW w:w="984" w:type="dxa"/>
            <w:shd w:val="clear" w:color="auto" w:fill="D9D9D9" w:themeFill="background1" w:themeFillShade="D9"/>
            <w:vAlign w:val="center"/>
          </w:tcPr>
          <w:p w14:paraId="15CB4C71" w14:textId="216032F2" w:rsidR="00433E51" w:rsidRPr="00AC7401" w:rsidRDefault="00433E51" w:rsidP="00495799">
            <w:pPr>
              <w:jc w:val="center"/>
              <w:rPr>
                <w:sz w:val="20"/>
                <w:szCs w:val="20"/>
                <w:lang w:val="es-ES"/>
              </w:rPr>
            </w:pPr>
            <w:r w:rsidRPr="00AC7401">
              <w:rPr>
                <w:b/>
                <w:bCs/>
                <w:sz w:val="20"/>
                <w:szCs w:val="20"/>
                <w:lang w:val="es-ES"/>
              </w:rPr>
              <w:t>50%</w:t>
            </w:r>
          </w:p>
        </w:tc>
        <w:tc>
          <w:tcPr>
            <w:tcW w:w="984" w:type="dxa"/>
            <w:shd w:val="clear" w:color="auto" w:fill="D9D9D9" w:themeFill="background1" w:themeFillShade="D9"/>
            <w:vAlign w:val="center"/>
          </w:tcPr>
          <w:p w14:paraId="33403E3A" w14:textId="028F2BA9" w:rsidR="00433E51" w:rsidRPr="00AC7401" w:rsidRDefault="00433E51" w:rsidP="00495799">
            <w:pPr>
              <w:jc w:val="center"/>
              <w:rPr>
                <w:sz w:val="20"/>
                <w:szCs w:val="20"/>
                <w:lang w:val="es-ES"/>
              </w:rPr>
            </w:pPr>
            <w:r w:rsidRPr="00AC7401">
              <w:rPr>
                <w:b/>
                <w:bCs/>
                <w:sz w:val="20"/>
                <w:szCs w:val="20"/>
                <w:lang w:val="es-ES"/>
              </w:rPr>
              <w:t>75%</w:t>
            </w:r>
          </w:p>
        </w:tc>
        <w:tc>
          <w:tcPr>
            <w:tcW w:w="984" w:type="dxa"/>
            <w:shd w:val="clear" w:color="auto" w:fill="D9D9D9" w:themeFill="background1" w:themeFillShade="D9"/>
            <w:vAlign w:val="center"/>
          </w:tcPr>
          <w:p w14:paraId="42A0133B" w14:textId="498A9948" w:rsidR="00433E51" w:rsidRPr="00AC7401" w:rsidRDefault="00433E51" w:rsidP="00495799">
            <w:pPr>
              <w:jc w:val="center"/>
              <w:rPr>
                <w:sz w:val="20"/>
                <w:szCs w:val="20"/>
                <w:lang w:val="es-ES"/>
              </w:rPr>
            </w:pPr>
            <w:proofErr w:type="spellStart"/>
            <w:r w:rsidRPr="00AC7401">
              <w:rPr>
                <w:b/>
                <w:bCs/>
                <w:sz w:val="20"/>
                <w:szCs w:val="20"/>
                <w:lang w:val="es-ES"/>
              </w:rPr>
              <w:t>max</w:t>
            </w:r>
            <w:proofErr w:type="spellEnd"/>
          </w:p>
        </w:tc>
      </w:tr>
      <w:tr w:rsidR="00433E51" w:rsidRPr="00D15418" w14:paraId="4DD2F91E" w14:textId="77777777" w:rsidTr="00AC7401">
        <w:trPr>
          <w:trHeight w:val="290"/>
        </w:trPr>
        <w:tc>
          <w:tcPr>
            <w:tcW w:w="861" w:type="dxa"/>
            <w:tcBorders>
              <w:bottom w:val="single" w:sz="4" w:space="0" w:color="auto"/>
            </w:tcBorders>
          </w:tcPr>
          <w:p w14:paraId="575BAB6D" w14:textId="65274369" w:rsidR="00433E51" w:rsidRPr="00AC7401" w:rsidRDefault="00433E51" w:rsidP="00433E51">
            <w:pPr>
              <w:rPr>
                <w:sz w:val="20"/>
                <w:szCs w:val="20"/>
                <w:lang w:val="es-ES"/>
              </w:rPr>
            </w:pPr>
            <w:r w:rsidRPr="00AC7401">
              <w:rPr>
                <w:b/>
                <w:bCs/>
                <w:sz w:val="20"/>
                <w:szCs w:val="20"/>
                <w:lang w:val="es-ES"/>
              </w:rPr>
              <w:t>per304</w:t>
            </w:r>
          </w:p>
        </w:tc>
        <w:tc>
          <w:tcPr>
            <w:tcW w:w="737" w:type="dxa"/>
            <w:tcBorders>
              <w:bottom w:val="single" w:sz="4" w:space="0" w:color="auto"/>
            </w:tcBorders>
            <w:vAlign w:val="bottom"/>
          </w:tcPr>
          <w:p w14:paraId="72CC4E6F" w14:textId="2E520556" w:rsidR="00433E51" w:rsidRPr="00AC7401" w:rsidRDefault="00433E51" w:rsidP="00433E51">
            <w:pPr>
              <w:rPr>
                <w:sz w:val="20"/>
                <w:szCs w:val="20"/>
                <w:lang w:val="es-ES"/>
              </w:rPr>
            </w:pPr>
            <w:r w:rsidRPr="00AC7401">
              <w:rPr>
                <w:color w:val="000000"/>
                <w:sz w:val="20"/>
                <w:szCs w:val="20"/>
                <w:lang w:val="es-ES"/>
              </w:rPr>
              <w:t>739</w:t>
            </w:r>
          </w:p>
        </w:tc>
        <w:tc>
          <w:tcPr>
            <w:tcW w:w="1107" w:type="dxa"/>
            <w:tcBorders>
              <w:bottom w:val="single" w:sz="4" w:space="0" w:color="auto"/>
            </w:tcBorders>
            <w:vAlign w:val="bottom"/>
          </w:tcPr>
          <w:p w14:paraId="22E9F05D" w14:textId="1BA38731" w:rsidR="00433E51" w:rsidRPr="00AC7401" w:rsidRDefault="00433E51" w:rsidP="00433E51">
            <w:pPr>
              <w:rPr>
                <w:sz w:val="20"/>
                <w:szCs w:val="20"/>
                <w:lang w:val="es-ES"/>
              </w:rPr>
            </w:pPr>
            <w:r w:rsidRPr="00AC7401">
              <w:rPr>
                <w:color w:val="000000"/>
                <w:sz w:val="20"/>
                <w:szCs w:val="20"/>
                <w:lang w:val="es-ES"/>
              </w:rPr>
              <w:t>1,263001</w:t>
            </w:r>
          </w:p>
        </w:tc>
        <w:tc>
          <w:tcPr>
            <w:tcW w:w="1353" w:type="dxa"/>
            <w:tcBorders>
              <w:bottom w:val="single" w:sz="4" w:space="0" w:color="auto"/>
            </w:tcBorders>
            <w:vAlign w:val="bottom"/>
          </w:tcPr>
          <w:p w14:paraId="03B6D2F7" w14:textId="6B861932" w:rsidR="00433E51" w:rsidRPr="00AC7401" w:rsidRDefault="00433E51" w:rsidP="00433E51">
            <w:pPr>
              <w:rPr>
                <w:sz w:val="20"/>
                <w:szCs w:val="20"/>
                <w:lang w:val="es-ES"/>
              </w:rPr>
            </w:pPr>
            <w:r w:rsidRPr="00AC7401">
              <w:rPr>
                <w:color w:val="000000"/>
                <w:sz w:val="20"/>
                <w:szCs w:val="20"/>
                <w:lang w:val="es-ES"/>
              </w:rPr>
              <w:t>2,042249</w:t>
            </w:r>
          </w:p>
        </w:tc>
        <w:tc>
          <w:tcPr>
            <w:tcW w:w="615" w:type="dxa"/>
            <w:tcBorders>
              <w:bottom w:val="single" w:sz="4" w:space="0" w:color="auto"/>
            </w:tcBorders>
            <w:vAlign w:val="bottom"/>
          </w:tcPr>
          <w:p w14:paraId="17C80388" w14:textId="12818E6D"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6F3C3BEA" w14:textId="094B554A" w:rsidR="00433E51" w:rsidRPr="00AC7401" w:rsidRDefault="00433E51" w:rsidP="00433E51">
            <w:pPr>
              <w:rPr>
                <w:sz w:val="20"/>
                <w:szCs w:val="20"/>
                <w:lang w:val="es-ES"/>
              </w:rPr>
            </w:pPr>
            <w:r w:rsidRPr="00AC7401">
              <w:rPr>
                <w:color w:val="000000"/>
                <w:sz w:val="20"/>
                <w:szCs w:val="20"/>
                <w:lang w:val="es-ES"/>
              </w:rPr>
              <w:t>0,06425</w:t>
            </w:r>
            <w:r w:rsidR="00AC7401">
              <w:rPr>
                <w:color w:val="000000"/>
                <w:sz w:val="20"/>
                <w:szCs w:val="20"/>
                <w:lang w:val="es-ES"/>
              </w:rPr>
              <w:t>9</w:t>
            </w:r>
          </w:p>
        </w:tc>
        <w:tc>
          <w:tcPr>
            <w:tcW w:w="984" w:type="dxa"/>
            <w:tcBorders>
              <w:bottom w:val="single" w:sz="4" w:space="0" w:color="auto"/>
            </w:tcBorders>
            <w:vAlign w:val="bottom"/>
          </w:tcPr>
          <w:p w14:paraId="74D37318" w14:textId="4466AC60" w:rsidR="00433E51" w:rsidRPr="00AC7401" w:rsidRDefault="00433E51" w:rsidP="00433E51">
            <w:pPr>
              <w:rPr>
                <w:sz w:val="20"/>
                <w:szCs w:val="20"/>
                <w:lang w:val="es-ES"/>
              </w:rPr>
            </w:pPr>
            <w:r w:rsidRPr="00AC7401">
              <w:rPr>
                <w:color w:val="000000"/>
                <w:sz w:val="20"/>
                <w:szCs w:val="20"/>
                <w:lang w:val="es-ES"/>
              </w:rPr>
              <w:t>0,56067</w:t>
            </w:r>
            <w:r w:rsidR="00AC7401">
              <w:rPr>
                <w:color w:val="000000"/>
                <w:sz w:val="20"/>
                <w:szCs w:val="20"/>
                <w:lang w:val="es-ES"/>
              </w:rPr>
              <w:t>8</w:t>
            </w:r>
          </w:p>
        </w:tc>
        <w:tc>
          <w:tcPr>
            <w:tcW w:w="984" w:type="dxa"/>
            <w:tcBorders>
              <w:bottom w:val="single" w:sz="4" w:space="0" w:color="auto"/>
            </w:tcBorders>
            <w:vAlign w:val="bottom"/>
          </w:tcPr>
          <w:p w14:paraId="6EF35FEB" w14:textId="7AA282A6" w:rsidR="00433E51" w:rsidRPr="00AC7401" w:rsidRDefault="00433E51" w:rsidP="00433E51">
            <w:pPr>
              <w:rPr>
                <w:sz w:val="20"/>
                <w:szCs w:val="20"/>
                <w:lang w:val="es-ES"/>
              </w:rPr>
            </w:pPr>
            <w:r w:rsidRPr="00AC7401">
              <w:rPr>
                <w:color w:val="000000"/>
                <w:sz w:val="20"/>
                <w:szCs w:val="20"/>
                <w:lang w:val="es-ES"/>
              </w:rPr>
              <w:t>1,583637</w:t>
            </w:r>
          </w:p>
        </w:tc>
        <w:tc>
          <w:tcPr>
            <w:tcW w:w="984" w:type="dxa"/>
            <w:tcBorders>
              <w:bottom w:val="single" w:sz="4" w:space="0" w:color="auto"/>
            </w:tcBorders>
            <w:vAlign w:val="bottom"/>
          </w:tcPr>
          <w:p w14:paraId="09B3B27C" w14:textId="2190D570" w:rsidR="00433E51" w:rsidRPr="00AC7401" w:rsidRDefault="00433E51" w:rsidP="00433E51">
            <w:pPr>
              <w:rPr>
                <w:sz w:val="20"/>
                <w:szCs w:val="20"/>
                <w:lang w:val="es-ES"/>
              </w:rPr>
            </w:pPr>
            <w:r w:rsidRPr="00AC7401">
              <w:rPr>
                <w:color w:val="000000"/>
                <w:sz w:val="20"/>
                <w:szCs w:val="20"/>
                <w:lang w:val="es-ES"/>
              </w:rPr>
              <w:t>17,59668</w:t>
            </w:r>
          </w:p>
        </w:tc>
      </w:tr>
      <w:tr w:rsidR="00495799" w:rsidRPr="00D15418" w14:paraId="169BA89E" w14:textId="77777777" w:rsidTr="00AC7401">
        <w:trPr>
          <w:trHeight w:val="273"/>
        </w:trPr>
        <w:tc>
          <w:tcPr>
            <w:tcW w:w="861" w:type="dxa"/>
            <w:shd w:val="clear" w:color="auto" w:fill="D9D9D9" w:themeFill="background1" w:themeFillShade="D9"/>
          </w:tcPr>
          <w:p w14:paraId="31ABC4F9" w14:textId="0BB20293" w:rsidR="00433E51" w:rsidRPr="00AC7401" w:rsidRDefault="00433E51" w:rsidP="00433E51">
            <w:pPr>
              <w:rPr>
                <w:sz w:val="20"/>
                <w:szCs w:val="20"/>
                <w:lang w:val="es-ES"/>
              </w:rPr>
            </w:pPr>
            <w:r w:rsidRPr="00AC7401">
              <w:rPr>
                <w:b/>
                <w:bCs/>
                <w:sz w:val="20"/>
                <w:szCs w:val="20"/>
                <w:lang w:val="es-ES"/>
              </w:rPr>
              <w:t>per603</w:t>
            </w:r>
          </w:p>
        </w:tc>
        <w:tc>
          <w:tcPr>
            <w:tcW w:w="737" w:type="dxa"/>
            <w:shd w:val="clear" w:color="auto" w:fill="D9D9D9" w:themeFill="background1" w:themeFillShade="D9"/>
            <w:vAlign w:val="bottom"/>
          </w:tcPr>
          <w:p w14:paraId="25B04C77" w14:textId="47198523" w:rsidR="00433E51" w:rsidRPr="00AC7401" w:rsidRDefault="00433E51" w:rsidP="00433E51">
            <w:pPr>
              <w:rPr>
                <w:sz w:val="20"/>
                <w:szCs w:val="20"/>
                <w:lang w:val="es-ES"/>
              </w:rPr>
            </w:pPr>
            <w:r w:rsidRPr="00AC7401">
              <w:rPr>
                <w:color w:val="000000"/>
                <w:sz w:val="20"/>
                <w:szCs w:val="20"/>
                <w:lang w:val="es-ES"/>
              </w:rPr>
              <w:t>739</w:t>
            </w:r>
          </w:p>
        </w:tc>
        <w:tc>
          <w:tcPr>
            <w:tcW w:w="1107" w:type="dxa"/>
            <w:shd w:val="clear" w:color="auto" w:fill="D9D9D9" w:themeFill="background1" w:themeFillShade="D9"/>
            <w:vAlign w:val="bottom"/>
          </w:tcPr>
          <w:p w14:paraId="77723A0F" w14:textId="39157159" w:rsidR="00433E51" w:rsidRPr="00AC7401" w:rsidRDefault="00433E51" w:rsidP="00433E51">
            <w:pPr>
              <w:rPr>
                <w:sz w:val="20"/>
                <w:szCs w:val="20"/>
                <w:lang w:val="es-ES"/>
              </w:rPr>
            </w:pPr>
            <w:r w:rsidRPr="00AC7401">
              <w:rPr>
                <w:color w:val="000000"/>
                <w:sz w:val="20"/>
                <w:szCs w:val="20"/>
                <w:lang w:val="es-ES"/>
              </w:rPr>
              <w:t>1,43189</w:t>
            </w:r>
          </w:p>
        </w:tc>
        <w:tc>
          <w:tcPr>
            <w:tcW w:w="1353" w:type="dxa"/>
            <w:shd w:val="clear" w:color="auto" w:fill="D9D9D9" w:themeFill="background1" w:themeFillShade="D9"/>
            <w:vAlign w:val="bottom"/>
          </w:tcPr>
          <w:p w14:paraId="742A4091" w14:textId="06AA30D0" w:rsidR="00433E51" w:rsidRPr="00AC7401" w:rsidRDefault="00433E51" w:rsidP="00433E51">
            <w:pPr>
              <w:rPr>
                <w:sz w:val="20"/>
                <w:szCs w:val="20"/>
                <w:lang w:val="es-ES"/>
              </w:rPr>
            </w:pPr>
            <w:r w:rsidRPr="00AC7401">
              <w:rPr>
                <w:color w:val="000000"/>
                <w:sz w:val="20"/>
                <w:szCs w:val="20"/>
                <w:lang w:val="es-ES"/>
              </w:rPr>
              <w:t>1,716172</w:t>
            </w:r>
          </w:p>
        </w:tc>
        <w:tc>
          <w:tcPr>
            <w:tcW w:w="615" w:type="dxa"/>
            <w:shd w:val="clear" w:color="auto" w:fill="D9D9D9" w:themeFill="background1" w:themeFillShade="D9"/>
            <w:vAlign w:val="bottom"/>
          </w:tcPr>
          <w:p w14:paraId="13FBE2E7" w14:textId="4A1F47FF" w:rsidR="00433E51" w:rsidRPr="00AC7401" w:rsidRDefault="00433E51" w:rsidP="00433E51">
            <w:pPr>
              <w:rPr>
                <w:sz w:val="20"/>
                <w:szCs w:val="20"/>
                <w:lang w:val="es-ES"/>
              </w:rPr>
            </w:pPr>
            <w:r w:rsidRPr="00AC7401">
              <w:rPr>
                <w:color w:val="000000"/>
                <w:sz w:val="20"/>
                <w:szCs w:val="20"/>
                <w:lang w:val="es-ES"/>
              </w:rPr>
              <w:t>0</w:t>
            </w:r>
          </w:p>
        </w:tc>
        <w:tc>
          <w:tcPr>
            <w:tcW w:w="984" w:type="dxa"/>
            <w:shd w:val="clear" w:color="auto" w:fill="D9D9D9" w:themeFill="background1" w:themeFillShade="D9"/>
            <w:vAlign w:val="bottom"/>
          </w:tcPr>
          <w:p w14:paraId="413C84DF" w14:textId="2D19D076" w:rsidR="00433E51" w:rsidRPr="00AC7401" w:rsidRDefault="00433E51" w:rsidP="00433E51">
            <w:pPr>
              <w:rPr>
                <w:sz w:val="20"/>
                <w:szCs w:val="20"/>
                <w:lang w:val="es-ES"/>
              </w:rPr>
            </w:pPr>
            <w:r w:rsidRPr="00AC7401">
              <w:rPr>
                <w:color w:val="000000"/>
                <w:sz w:val="20"/>
                <w:szCs w:val="20"/>
                <w:lang w:val="es-ES"/>
              </w:rPr>
              <w:t>0,272377</w:t>
            </w:r>
          </w:p>
        </w:tc>
        <w:tc>
          <w:tcPr>
            <w:tcW w:w="984" w:type="dxa"/>
            <w:shd w:val="clear" w:color="auto" w:fill="D9D9D9" w:themeFill="background1" w:themeFillShade="D9"/>
            <w:vAlign w:val="bottom"/>
          </w:tcPr>
          <w:p w14:paraId="49C22764" w14:textId="546D5152" w:rsidR="00433E51" w:rsidRPr="00AC7401" w:rsidRDefault="00433E51" w:rsidP="00433E51">
            <w:pPr>
              <w:rPr>
                <w:sz w:val="20"/>
                <w:szCs w:val="20"/>
                <w:lang w:val="es-ES"/>
              </w:rPr>
            </w:pPr>
            <w:r w:rsidRPr="00AC7401">
              <w:rPr>
                <w:color w:val="000000"/>
                <w:sz w:val="20"/>
                <w:szCs w:val="20"/>
                <w:lang w:val="es-ES"/>
              </w:rPr>
              <w:t>0,93196</w:t>
            </w:r>
            <w:r w:rsidR="00AC7401">
              <w:rPr>
                <w:color w:val="000000"/>
                <w:sz w:val="20"/>
                <w:szCs w:val="20"/>
                <w:lang w:val="es-ES"/>
              </w:rPr>
              <w:t>7</w:t>
            </w:r>
          </w:p>
        </w:tc>
        <w:tc>
          <w:tcPr>
            <w:tcW w:w="984" w:type="dxa"/>
            <w:shd w:val="clear" w:color="auto" w:fill="D9D9D9" w:themeFill="background1" w:themeFillShade="D9"/>
            <w:vAlign w:val="bottom"/>
          </w:tcPr>
          <w:p w14:paraId="386E1300" w14:textId="477B1407" w:rsidR="00433E51" w:rsidRPr="00AC7401" w:rsidRDefault="00433E51" w:rsidP="00433E51">
            <w:pPr>
              <w:rPr>
                <w:sz w:val="20"/>
                <w:szCs w:val="20"/>
                <w:lang w:val="es-ES"/>
              </w:rPr>
            </w:pPr>
            <w:r w:rsidRPr="00AC7401">
              <w:rPr>
                <w:color w:val="000000"/>
                <w:sz w:val="20"/>
                <w:szCs w:val="20"/>
                <w:lang w:val="es-ES"/>
              </w:rPr>
              <w:t>1,979593</w:t>
            </w:r>
          </w:p>
        </w:tc>
        <w:tc>
          <w:tcPr>
            <w:tcW w:w="984" w:type="dxa"/>
            <w:shd w:val="clear" w:color="auto" w:fill="D9D9D9" w:themeFill="background1" w:themeFillShade="D9"/>
            <w:vAlign w:val="bottom"/>
          </w:tcPr>
          <w:p w14:paraId="71DBC183" w14:textId="6002B5F0" w:rsidR="00433E51" w:rsidRPr="00AC7401" w:rsidRDefault="00433E51" w:rsidP="00433E51">
            <w:pPr>
              <w:rPr>
                <w:sz w:val="20"/>
                <w:szCs w:val="20"/>
                <w:lang w:val="es-ES"/>
              </w:rPr>
            </w:pPr>
            <w:r w:rsidRPr="00AC7401">
              <w:rPr>
                <w:color w:val="000000"/>
                <w:sz w:val="20"/>
                <w:szCs w:val="20"/>
                <w:lang w:val="es-ES"/>
              </w:rPr>
              <w:t>16,8688</w:t>
            </w:r>
            <w:r w:rsidR="00AC7401">
              <w:rPr>
                <w:color w:val="000000"/>
                <w:sz w:val="20"/>
                <w:szCs w:val="20"/>
                <w:lang w:val="es-ES"/>
              </w:rPr>
              <w:t>2</w:t>
            </w:r>
          </w:p>
        </w:tc>
      </w:tr>
      <w:tr w:rsidR="00433E51" w:rsidRPr="00D15418" w14:paraId="44C93958" w14:textId="77777777" w:rsidTr="00AC7401">
        <w:trPr>
          <w:trHeight w:val="290"/>
        </w:trPr>
        <w:tc>
          <w:tcPr>
            <w:tcW w:w="861" w:type="dxa"/>
            <w:tcBorders>
              <w:bottom w:val="single" w:sz="4" w:space="0" w:color="auto"/>
            </w:tcBorders>
          </w:tcPr>
          <w:p w14:paraId="6CA069C5" w14:textId="27A2E80F" w:rsidR="00433E51" w:rsidRPr="00AC7401" w:rsidRDefault="00433E51" w:rsidP="00433E51">
            <w:pPr>
              <w:rPr>
                <w:sz w:val="20"/>
                <w:szCs w:val="20"/>
                <w:lang w:val="es-ES"/>
              </w:rPr>
            </w:pPr>
            <w:r w:rsidRPr="00AC7401">
              <w:rPr>
                <w:b/>
                <w:bCs/>
                <w:sz w:val="20"/>
                <w:szCs w:val="20"/>
                <w:lang w:val="es-ES"/>
              </w:rPr>
              <w:t>per604</w:t>
            </w:r>
          </w:p>
        </w:tc>
        <w:tc>
          <w:tcPr>
            <w:tcW w:w="737" w:type="dxa"/>
            <w:tcBorders>
              <w:bottom w:val="single" w:sz="4" w:space="0" w:color="auto"/>
            </w:tcBorders>
            <w:vAlign w:val="bottom"/>
          </w:tcPr>
          <w:p w14:paraId="6106A97E" w14:textId="2FAD51B4" w:rsidR="00433E51" w:rsidRPr="00AC7401" w:rsidRDefault="00433E51" w:rsidP="00433E51">
            <w:pPr>
              <w:rPr>
                <w:sz w:val="20"/>
                <w:szCs w:val="20"/>
                <w:lang w:val="es-ES"/>
              </w:rPr>
            </w:pPr>
            <w:r w:rsidRPr="00AC7401">
              <w:rPr>
                <w:color w:val="000000"/>
                <w:sz w:val="20"/>
                <w:szCs w:val="20"/>
                <w:lang w:val="es-ES"/>
              </w:rPr>
              <w:t>739</w:t>
            </w:r>
          </w:p>
        </w:tc>
        <w:tc>
          <w:tcPr>
            <w:tcW w:w="1107" w:type="dxa"/>
            <w:tcBorders>
              <w:bottom w:val="single" w:sz="4" w:space="0" w:color="auto"/>
            </w:tcBorders>
            <w:vAlign w:val="bottom"/>
          </w:tcPr>
          <w:p w14:paraId="57A13B96" w14:textId="27244075" w:rsidR="00433E51" w:rsidRPr="00AC7401" w:rsidRDefault="00433E51" w:rsidP="00433E51">
            <w:pPr>
              <w:rPr>
                <w:sz w:val="20"/>
                <w:szCs w:val="20"/>
                <w:lang w:val="es-ES"/>
              </w:rPr>
            </w:pPr>
            <w:r w:rsidRPr="00AC7401">
              <w:rPr>
                <w:color w:val="000000"/>
                <w:sz w:val="20"/>
                <w:szCs w:val="20"/>
                <w:lang w:val="es-ES"/>
              </w:rPr>
              <w:t>0,187187</w:t>
            </w:r>
          </w:p>
        </w:tc>
        <w:tc>
          <w:tcPr>
            <w:tcW w:w="1353" w:type="dxa"/>
            <w:tcBorders>
              <w:bottom w:val="single" w:sz="4" w:space="0" w:color="auto"/>
            </w:tcBorders>
            <w:vAlign w:val="bottom"/>
          </w:tcPr>
          <w:p w14:paraId="5F77CA26" w14:textId="34C988B8" w:rsidR="00433E51" w:rsidRPr="00AC7401" w:rsidRDefault="00433E51" w:rsidP="00433E51">
            <w:pPr>
              <w:rPr>
                <w:sz w:val="20"/>
                <w:szCs w:val="20"/>
                <w:lang w:val="es-ES"/>
              </w:rPr>
            </w:pPr>
            <w:r w:rsidRPr="00AC7401">
              <w:rPr>
                <w:color w:val="000000"/>
                <w:sz w:val="20"/>
                <w:szCs w:val="20"/>
                <w:lang w:val="es-ES"/>
              </w:rPr>
              <w:t>0,426697</w:t>
            </w:r>
          </w:p>
        </w:tc>
        <w:tc>
          <w:tcPr>
            <w:tcW w:w="615" w:type="dxa"/>
            <w:tcBorders>
              <w:bottom w:val="single" w:sz="4" w:space="0" w:color="auto"/>
            </w:tcBorders>
            <w:vAlign w:val="bottom"/>
          </w:tcPr>
          <w:p w14:paraId="1192F9C9" w14:textId="328EC7DF"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4E854FA9" w14:textId="2A96855D"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6B4DF6B6" w14:textId="6B8701F8"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28FE88AC" w14:textId="57BC1A32" w:rsidR="00433E51" w:rsidRPr="00AC7401" w:rsidRDefault="00433E51" w:rsidP="00433E51">
            <w:pPr>
              <w:rPr>
                <w:sz w:val="20"/>
                <w:szCs w:val="20"/>
                <w:lang w:val="es-ES"/>
              </w:rPr>
            </w:pPr>
            <w:r w:rsidRPr="00AC7401">
              <w:rPr>
                <w:color w:val="000000"/>
                <w:sz w:val="20"/>
                <w:szCs w:val="20"/>
                <w:lang w:val="es-ES"/>
              </w:rPr>
              <w:t>0,183839</w:t>
            </w:r>
          </w:p>
        </w:tc>
        <w:tc>
          <w:tcPr>
            <w:tcW w:w="984" w:type="dxa"/>
            <w:tcBorders>
              <w:bottom w:val="single" w:sz="4" w:space="0" w:color="auto"/>
            </w:tcBorders>
            <w:vAlign w:val="bottom"/>
          </w:tcPr>
          <w:p w14:paraId="47CDFF55" w14:textId="6AD437B9" w:rsidR="00433E51" w:rsidRPr="00AC7401" w:rsidRDefault="00433E51" w:rsidP="00433E51">
            <w:pPr>
              <w:rPr>
                <w:sz w:val="20"/>
                <w:szCs w:val="20"/>
                <w:lang w:val="es-ES"/>
              </w:rPr>
            </w:pPr>
            <w:r w:rsidRPr="00AC7401">
              <w:rPr>
                <w:color w:val="000000"/>
                <w:sz w:val="20"/>
                <w:szCs w:val="20"/>
                <w:lang w:val="es-ES"/>
              </w:rPr>
              <w:t>4,96561</w:t>
            </w:r>
            <w:r w:rsidR="00AC7401">
              <w:rPr>
                <w:color w:val="000000"/>
                <w:sz w:val="20"/>
                <w:szCs w:val="20"/>
                <w:lang w:val="es-ES"/>
              </w:rPr>
              <w:t>5</w:t>
            </w:r>
          </w:p>
        </w:tc>
      </w:tr>
      <w:tr w:rsidR="00495799" w:rsidRPr="00D15418" w14:paraId="24D89984" w14:textId="77777777" w:rsidTr="00AC7401">
        <w:trPr>
          <w:trHeight w:val="273"/>
        </w:trPr>
        <w:tc>
          <w:tcPr>
            <w:tcW w:w="861" w:type="dxa"/>
            <w:shd w:val="clear" w:color="auto" w:fill="D9D9D9" w:themeFill="background1" w:themeFillShade="D9"/>
          </w:tcPr>
          <w:p w14:paraId="76A9BA29" w14:textId="316D8DE3" w:rsidR="00433E51" w:rsidRPr="00AC7401" w:rsidRDefault="00433E51" w:rsidP="00433E51">
            <w:pPr>
              <w:rPr>
                <w:sz w:val="20"/>
                <w:szCs w:val="20"/>
                <w:lang w:val="es-ES"/>
              </w:rPr>
            </w:pPr>
            <w:r w:rsidRPr="00AC7401">
              <w:rPr>
                <w:b/>
                <w:bCs/>
                <w:sz w:val="20"/>
                <w:szCs w:val="20"/>
                <w:lang w:val="es-ES"/>
              </w:rPr>
              <w:t>per605</w:t>
            </w:r>
          </w:p>
        </w:tc>
        <w:tc>
          <w:tcPr>
            <w:tcW w:w="737" w:type="dxa"/>
            <w:shd w:val="clear" w:color="auto" w:fill="D9D9D9" w:themeFill="background1" w:themeFillShade="D9"/>
            <w:vAlign w:val="bottom"/>
          </w:tcPr>
          <w:p w14:paraId="6857A4E3" w14:textId="52E90CD0" w:rsidR="00433E51" w:rsidRPr="00AC7401" w:rsidRDefault="00433E51" w:rsidP="00433E51">
            <w:pPr>
              <w:rPr>
                <w:sz w:val="20"/>
                <w:szCs w:val="20"/>
                <w:lang w:val="es-ES"/>
              </w:rPr>
            </w:pPr>
            <w:r w:rsidRPr="00AC7401">
              <w:rPr>
                <w:color w:val="000000"/>
                <w:sz w:val="20"/>
                <w:szCs w:val="20"/>
                <w:lang w:val="es-ES"/>
              </w:rPr>
              <w:t>739</w:t>
            </w:r>
          </w:p>
        </w:tc>
        <w:tc>
          <w:tcPr>
            <w:tcW w:w="1107" w:type="dxa"/>
            <w:shd w:val="clear" w:color="auto" w:fill="D9D9D9" w:themeFill="background1" w:themeFillShade="D9"/>
            <w:vAlign w:val="bottom"/>
          </w:tcPr>
          <w:p w14:paraId="055D8B2F" w14:textId="519D6F1D" w:rsidR="00433E51" w:rsidRPr="00AC7401" w:rsidRDefault="00433E51" w:rsidP="00433E51">
            <w:pPr>
              <w:rPr>
                <w:sz w:val="20"/>
                <w:szCs w:val="20"/>
                <w:lang w:val="es-ES"/>
              </w:rPr>
            </w:pPr>
            <w:r w:rsidRPr="00AC7401">
              <w:rPr>
                <w:color w:val="000000"/>
                <w:sz w:val="20"/>
                <w:szCs w:val="20"/>
                <w:lang w:val="es-ES"/>
              </w:rPr>
              <w:t>2,638929</w:t>
            </w:r>
          </w:p>
        </w:tc>
        <w:tc>
          <w:tcPr>
            <w:tcW w:w="1353" w:type="dxa"/>
            <w:shd w:val="clear" w:color="auto" w:fill="D9D9D9" w:themeFill="background1" w:themeFillShade="D9"/>
            <w:vAlign w:val="bottom"/>
          </w:tcPr>
          <w:p w14:paraId="70B14112" w14:textId="1FBC866D" w:rsidR="00433E51" w:rsidRPr="00AC7401" w:rsidRDefault="00433E51" w:rsidP="00433E51">
            <w:pPr>
              <w:rPr>
                <w:sz w:val="20"/>
                <w:szCs w:val="20"/>
                <w:lang w:val="es-ES"/>
              </w:rPr>
            </w:pPr>
            <w:r w:rsidRPr="00AC7401">
              <w:rPr>
                <w:color w:val="000000"/>
                <w:sz w:val="20"/>
                <w:szCs w:val="20"/>
                <w:lang w:val="es-ES"/>
              </w:rPr>
              <w:t>2,532031</w:t>
            </w:r>
          </w:p>
        </w:tc>
        <w:tc>
          <w:tcPr>
            <w:tcW w:w="615" w:type="dxa"/>
            <w:shd w:val="clear" w:color="auto" w:fill="D9D9D9" w:themeFill="background1" w:themeFillShade="D9"/>
            <w:vAlign w:val="bottom"/>
          </w:tcPr>
          <w:p w14:paraId="5B1A35D1" w14:textId="1E7DC3BD" w:rsidR="00433E51" w:rsidRPr="00AC7401" w:rsidRDefault="00433E51" w:rsidP="00433E51">
            <w:pPr>
              <w:rPr>
                <w:sz w:val="20"/>
                <w:szCs w:val="20"/>
                <w:lang w:val="es-ES"/>
              </w:rPr>
            </w:pPr>
            <w:r w:rsidRPr="00AC7401">
              <w:rPr>
                <w:color w:val="000000"/>
                <w:sz w:val="20"/>
                <w:szCs w:val="20"/>
                <w:lang w:val="es-ES"/>
              </w:rPr>
              <w:t>0</w:t>
            </w:r>
          </w:p>
        </w:tc>
        <w:tc>
          <w:tcPr>
            <w:tcW w:w="984" w:type="dxa"/>
            <w:shd w:val="clear" w:color="auto" w:fill="D9D9D9" w:themeFill="background1" w:themeFillShade="D9"/>
            <w:vAlign w:val="bottom"/>
          </w:tcPr>
          <w:p w14:paraId="178F6A85" w14:textId="1671EE07" w:rsidR="00433E51" w:rsidRPr="00AC7401" w:rsidRDefault="00433E51" w:rsidP="00433E51">
            <w:pPr>
              <w:rPr>
                <w:sz w:val="20"/>
                <w:szCs w:val="20"/>
                <w:lang w:val="es-ES"/>
              </w:rPr>
            </w:pPr>
            <w:r w:rsidRPr="00AC7401">
              <w:rPr>
                <w:color w:val="000000"/>
                <w:sz w:val="20"/>
                <w:szCs w:val="20"/>
                <w:lang w:val="es-ES"/>
              </w:rPr>
              <w:t>0,48521</w:t>
            </w:r>
            <w:r w:rsidR="00AC7401">
              <w:rPr>
                <w:color w:val="000000"/>
                <w:sz w:val="20"/>
                <w:szCs w:val="20"/>
                <w:lang w:val="es-ES"/>
              </w:rPr>
              <w:t>2</w:t>
            </w:r>
          </w:p>
        </w:tc>
        <w:tc>
          <w:tcPr>
            <w:tcW w:w="984" w:type="dxa"/>
            <w:shd w:val="clear" w:color="auto" w:fill="D9D9D9" w:themeFill="background1" w:themeFillShade="D9"/>
            <w:vAlign w:val="bottom"/>
          </w:tcPr>
          <w:p w14:paraId="73F630C0" w14:textId="12F5CC12" w:rsidR="00433E51" w:rsidRPr="00AC7401" w:rsidRDefault="00433E51" w:rsidP="00433E51">
            <w:pPr>
              <w:rPr>
                <w:sz w:val="20"/>
                <w:szCs w:val="20"/>
                <w:lang w:val="es-ES"/>
              </w:rPr>
            </w:pPr>
            <w:r w:rsidRPr="00AC7401">
              <w:rPr>
                <w:color w:val="000000"/>
                <w:sz w:val="20"/>
                <w:szCs w:val="20"/>
                <w:lang w:val="es-ES"/>
              </w:rPr>
              <w:t>2,01090</w:t>
            </w:r>
            <w:r w:rsidR="00AC7401">
              <w:rPr>
                <w:color w:val="000000"/>
                <w:sz w:val="20"/>
                <w:szCs w:val="20"/>
                <w:lang w:val="es-ES"/>
              </w:rPr>
              <w:t>3</w:t>
            </w:r>
          </w:p>
        </w:tc>
        <w:tc>
          <w:tcPr>
            <w:tcW w:w="984" w:type="dxa"/>
            <w:shd w:val="clear" w:color="auto" w:fill="D9D9D9" w:themeFill="background1" w:themeFillShade="D9"/>
            <w:vAlign w:val="bottom"/>
          </w:tcPr>
          <w:p w14:paraId="46B93E0B" w14:textId="6645DF35" w:rsidR="00433E51" w:rsidRPr="00AC7401" w:rsidRDefault="00433E51" w:rsidP="00433E51">
            <w:pPr>
              <w:rPr>
                <w:sz w:val="20"/>
                <w:szCs w:val="20"/>
                <w:lang w:val="es-ES"/>
              </w:rPr>
            </w:pPr>
            <w:r w:rsidRPr="00AC7401">
              <w:rPr>
                <w:color w:val="000000"/>
                <w:sz w:val="20"/>
                <w:szCs w:val="20"/>
                <w:lang w:val="es-ES"/>
              </w:rPr>
              <w:t>4,179203</w:t>
            </w:r>
          </w:p>
        </w:tc>
        <w:tc>
          <w:tcPr>
            <w:tcW w:w="984" w:type="dxa"/>
            <w:shd w:val="clear" w:color="auto" w:fill="D9D9D9" w:themeFill="background1" w:themeFillShade="D9"/>
            <w:vAlign w:val="bottom"/>
          </w:tcPr>
          <w:p w14:paraId="4B8E156B" w14:textId="0B633CBB" w:rsidR="00433E51" w:rsidRPr="00AC7401" w:rsidRDefault="00433E51" w:rsidP="00433E51">
            <w:pPr>
              <w:rPr>
                <w:sz w:val="20"/>
                <w:szCs w:val="20"/>
                <w:lang w:val="es-ES"/>
              </w:rPr>
            </w:pPr>
            <w:r w:rsidRPr="00AC7401">
              <w:rPr>
                <w:color w:val="000000"/>
                <w:sz w:val="20"/>
                <w:szCs w:val="20"/>
                <w:lang w:val="es-ES"/>
              </w:rPr>
              <w:t>14,2053</w:t>
            </w:r>
            <w:r w:rsidR="00AC7401">
              <w:rPr>
                <w:color w:val="000000"/>
                <w:sz w:val="20"/>
                <w:szCs w:val="20"/>
                <w:lang w:val="es-ES"/>
              </w:rPr>
              <w:t>5</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Default="00834FA5" w:rsidP="0062611C">
      <w:pPr>
        <w:rPr>
          <w:lang w:val="es-ES"/>
        </w:rPr>
      </w:pPr>
    </w:p>
    <w:p w14:paraId="3A340619" w14:textId="77777777" w:rsidR="00D03E0F" w:rsidRDefault="00D03E0F" w:rsidP="0062611C">
      <w:pPr>
        <w:rPr>
          <w:lang w:val="es-ES"/>
        </w:rPr>
      </w:pPr>
    </w:p>
    <w:p w14:paraId="7B43768F" w14:textId="77777777" w:rsidR="00D03E0F" w:rsidRDefault="00D03E0F" w:rsidP="0062611C">
      <w:pPr>
        <w:rPr>
          <w:lang w:val="es-ES"/>
        </w:rPr>
      </w:pPr>
    </w:p>
    <w:p w14:paraId="31045CAD" w14:textId="77777777" w:rsidR="00D03E0F" w:rsidRDefault="00D03E0F" w:rsidP="0062611C">
      <w:pPr>
        <w:rPr>
          <w:lang w:val="es-ES"/>
        </w:rPr>
      </w:pPr>
    </w:p>
    <w:p w14:paraId="12697692" w14:textId="77777777" w:rsidR="00D03E0F" w:rsidRDefault="00D03E0F" w:rsidP="0062611C">
      <w:pPr>
        <w:rPr>
          <w:lang w:val="es-ES"/>
        </w:rPr>
      </w:pPr>
    </w:p>
    <w:p w14:paraId="726BF0F1" w14:textId="77777777" w:rsidR="00D03E0F" w:rsidRDefault="00D03E0F" w:rsidP="0062611C">
      <w:pPr>
        <w:rPr>
          <w:lang w:val="es-ES"/>
        </w:rPr>
      </w:pPr>
    </w:p>
    <w:p w14:paraId="5D8F333D" w14:textId="77777777" w:rsidR="00D03E0F" w:rsidRDefault="00D03E0F" w:rsidP="0062611C">
      <w:pPr>
        <w:rPr>
          <w:lang w:val="es-ES"/>
        </w:rPr>
      </w:pPr>
    </w:p>
    <w:p w14:paraId="71C2B7EF" w14:textId="77777777" w:rsidR="00D03E0F" w:rsidRDefault="00D03E0F" w:rsidP="0062611C">
      <w:pPr>
        <w:rPr>
          <w:lang w:val="es-ES"/>
        </w:rPr>
      </w:pPr>
    </w:p>
    <w:p w14:paraId="5736D56E" w14:textId="77777777" w:rsidR="00D03E0F" w:rsidRDefault="00D03E0F" w:rsidP="0062611C">
      <w:pPr>
        <w:rPr>
          <w:lang w:val="es-ES"/>
        </w:rPr>
      </w:pPr>
    </w:p>
    <w:p w14:paraId="2FD3C73E" w14:textId="4BC87613" w:rsidR="00D03E0F" w:rsidDel="00BB7682" w:rsidRDefault="00D03E0F" w:rsidP="0062611C">
      <w:pPr>
        <w:rPr>
          <w:del w:id="12" w:author="Matías Bunster Raby" w:date="2025-01-15T17:24:00Z" w16du:dateUtc="2025-01-15T20:24:00Z"/>
          <w:lang w:val="es-ES"/>
        </w:rPr>
      </w:pPr>
    </w:p>
    <w:p w14:paraId="174F06E6" w14:textId="281B9128" w:rsidR="00D03E0F" w:rsidDel="00BB7682" w:rsidRDefault="00D03E0F" w:rsidP="0062611C">
      <w:pPr>
        <w:rPr>
          <w:del w:id="13" w:author="Matías Bunster Raby" w:date="2025-01-15T17:24:00Z" w16du:dateUtc="2025-01-15T20:24:00Z"/>
          <w:lang w:val="es-ES"/>
        </w:rPr>
      </w:pPr>
    </w:p>
    <w:p w14:paraId="195FE157" w14:textId="72CE0A79" w:rsidR="00D03E0F" w:rsidDel="00BB7682" w:rsidRDefault="00D03E0F" w:rsidP="0062611C">
      <w:pPr>
        <w:rPr>
          <w:del w:id="14" w:author="Matías Bunster Raby" w:date="2025-01-15T17:24:00Z" w16du:dateUtc="2025-01-15T20:24:00Z"/>
          <w:lang w:val="es-ES"/>
        </w:rPr>
      </w:pPr>
    </w:p>
    <w:p w14:paraId="5C5A6C97" w14:textId="38EE89D1" w:rsidR="00D03E0F" w:rsidDel="00BB7682" w:rsidRDefault="00D03E0F" w:rsidP="0062611C">
      <w:pPr>
        <w:rPr>
          <w:del w:id="15" w:author="Matías Bunster Raby" w:date="2025-01-15T17:24:00Z" w16du:dateUtc="2025-01-15T20:24:00Z"/>
          <w:lang w:val="es-ES"/>
        </w:rPr>
      </w:pPr>
    </w:p>
    <w:p w14:paraId="14B09307" w14:textId="02524D4E" w:rsidR="00D03E0F" w:rsidDel="00BB7682" w:rsidRDefault="00D03E0F" w:rsidP="0062611C">
      <w:pPr>
        <w:rPr>
          <w:del w:id="16" w:author="Matías Bunster Raby" w:date="2025-01-15T17:24:00Z" w16du:dateUtc="2025-01-15T20:24:00Z"/>
          <w:lang w:val="es-ES"/>
        </w:rPr>
      </w:pPr>
    </w:p>
    <w:p w14:paraId="432C6BAD" w14:textId="191BEDDD" w:rsidR="00D03E0F" w:rsidDel="00BB7682" w:rsidRDefault="00D03E0F" w:rsidP="0062611C">
      <w:pPr>
        <w:rPr>
          <w:del w:id="17" w:author="Matías Bunster Raby" w:date="2025-01-15T17:24:00Z" w16du:dateUtc="2025-01-15T20:24:00Z"/>
          <w:lang w:val="es-ES"/>
        </w:rPr>
      </w:pPr>
    </w:p>
    <w:p w14:paraId="17A2A10F" w14:textId="3DBEEF9D" w:rsidR="00D03E0F" w:rsidRPr="00D15418" w:rsidDel="00BB7682" w:rsidRDefault="00D03E0F" w:rsidP="0062611C">
      <w:pPr>
        <w:rPr>
          <w:del w:id="18" w:author="Matías Bunster Raby" w:date="2025-01-15T17:24:00Z" w16du:dateUtc="2025-01-15T20:24:00Z"/>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02E05416" w14:textId="763DD92C" w:rsidR="001A5E06" w:rsidRPr="00D15418" w:rsidRDefault="00FD3A62" w:rsidP="0062611C">
      <w:pPr>
        <w:rPr>
          <w:lang w:val="es-ES"/>
        </w:rPr>
      </w:pPr>
      <w:del w:id="19" w:author="Matías Bunster Raby" w:date="2025-01-15T16:55:00Z" w16du:dateUtc="2025-01-15T19:55:00Z">
        <w:r w:rsidRPr="00FD3A62" w:rsidDel="000B58DC">
          <w:rPr>
            <w:noProof/>
            <w:lang w:val="es-ES"/>
          </w:rPr>
          <w:drawing>
            <wp:inline distT="0" distB="0" distL="0" distR="0" wp14:anchorId="09B90448" wp14:editId="1A21D99D">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5"/>
                      <a:stretch>
                        <a:fillRect/>
                      </a:stretch>
                    </pic:blipFill>
                    <pic:spPr>
                      <a:xfrm>
                        <a:off x="0" y="0"/>
                        <a:ext cx="5431790" cy="2784475"/>
                      </a:xfrm>
                      <a:prstGeom prst="rect">
                        <a:avLst/>
                      </a:prstGeom>
                    </pic:spPr>
                  </pic:pic>
                </a:graphicData>
              </a:graphic>
            </wp:inline>
          </w:drawing>
        </w:r>
      </w:del>
      <w:ins w:id="20" w:author="Matías Bunster Raby" w:date="2025-01-15T16:56:00Z" w16du:dateUtc="2025-01-15T19:56:00Z">
        <w:r w:rsidR="000B58DC" w:rsidRPr="000B58DC">
          <w:rPr>
            <w:lang w:val="es-ES"/>
          </w:rPr>
          <w:drawing>
            <wp:inline distT="0" distB="0" distL="0" distR="0" wp14:anchorId="3DC1738E" wp14:editId="01A513E2">
              <wp:extent cx="5431790" cy="3394075"/>
              <wp:effectExtent l="0" t="0" r="3810" b="0"/>
              <wp:docPr id="17950480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48042" name="Picture 1" descr="A graph with a line&#10;&#10;Description automatically generated"/>
                      <pic:cNvPicPr/>
                    </pic:nvPicPr>
                    <pic:blipFill>
                      <a:blip r:embed="rId16"/>
                      <a:stretch>
                        <a:fillRect/>
                      </a:stretch>
                    </pic:blipFill>
                    <pic:spPr>
                      <a:xfrm>
                        <a:off x="0" y="0"/>
                        <a:ext cx="5431790" cy="3394075"/>
                      </a:xfrm>
                      <a:prstGeom prst="rect">
                        <a:avLst/>
                      </a:prstGeom>
                    </pic:spPr>
                  </pic:pic>
                </a:graphicData>
              </a:graphic>
            </wp:inline>
          </w:drawing>
        </w:r>
      </w:ins>
    </w:p>
    <w:p w14:paraId="191A30C5" w14:textId="77777777" w:rsidR="00BA70E2" w:rsidRDefault="00BA70E2" w:rsidP="008E29CF">
      <w:pPr>
        <w:rPr>
          <w:lang w:val="es-ES"/>
        </w:rPr>
      </w:pPr>
    </w:p>
    <w:p w14:paraId="219E6F8F" w14:textId="77777777" w:rsidR="000860B8" w:rsidRDefault="000860B8" w:rsidP="008E29CF">
      <w:pPr>
        <w:rPr>
          <w:lang w:val="es-ES"/>
        </w:rPr>
      </w:pPr>
    </w:p>
    <w:p w14:paraId="32528ACA" w14:textId="77777777" w:rsidR="00BB7682" w:rsidRDefault="00BB7682" w:rsidP="008E29CF">
      <w:pPr>
        <w:rPr>
          <w:ins w:id="21" w:author="Matías Bunster Raby" w:date="2025-01-15T17:25:00Z" w16du:dateUtc="2025-01-15T20:25:00Z"/>
          <w:lang w:val="es-ES"/>
        </w:rPr>
      </w:pPr>
    </w:p>
    <w:p w14:paraId="3C3F5D9C" w14:textId="77777777" w:rsidR="00BB7682" w:rsidRDefault="00BB7682" w:rsidP="008E29CF">
      <w:pPr>
        <w:rPr>
          <w:ins w:id="22" w:author="Matías Bunster Raby" w:date="2025-01-15T17:25:00Z" w16du:dateUtc="2025-01-15T20:25:00Z"/>
          <w:lang w:val="es-ES"/>
        </w:rPr>
      </w:pPr>
    </w:p>
    <w:p w14:paraId="12B6FE4E" w14:textId="77777777" w:rsidR="00BB7682" w:rsidRDefault="00BB7682" w:rsidP="008E29CF">
      <w:pPr>
        <w:rPr>
          <w:ins w:id="23" w:author="Matías Bunster Raby" w:date="2025-01-15T17:25:00Z" w16du:dateUtc="2025-01-15T20:25:00Z"/>
          <w:lang w:val="es-ES"/>
        </w:rPr>
      </w:pPr>
    </w:p>
    <w:p w14:paraId="0FDD0935" w14:textId="77777777" w:rsidR="00BB7682" w:rsidRDefault="00BB7682" w:rsidP="008E29CF">
      <w:pPr>
        <w:rPr>
          <w:ins w:id="24" w:author="Matías Bunster Raby" w:date="2025-01-15T17:25:00Z" w16du:dateUtc="2025-01-15T20:25:00Z"/>
          <w:lang w:val="es-ES"/>
        </w:rPr>
      </w:pPr>
    </w:p>
    <w:p w14:paraId="2FFE0CC9" w14:textId="77777777" w:rsidR="00BB7682" w:rsidRDefault="00BB7682" w:rsidP="008E29CF">
      <w:pPr>
        <w:rPr>
          <w:ins w:id="25" w:author="Matías Bunster Raby" w:date="2025-01-15T17:25:00Z" w16du:dateUtc="2025-01-15T20:25:00Z"/>
          <w:lang w:val="es-ES"/>
        </w:rPr>
      </w:pPr>
    </w:p>
    <w:p w14:paraId="0C9CA5B5" w14:textId="77777777" w:rsidR="00BB7682" w:rsidRDefault="00BB7682" w:rsidP="008E29CF">
      <w:pPr>
        <w:rPr>
          <w:ins w:id="26" w:author="Matías Bunster Raby" w:date="2025-01-15T17:25:00Z" w16du:dateUtc="2025-01-15T20:25:00Z"/>
          <w:lang w:val="es-ES"/>
        </w:rPr>
      </w:pPr>
    </w:p>
    <w:p w14:paraId="628B97DA" w14:textId="77777777" w:rsidR="00BB7682" w:rsidRDefault="00BB7682" w:rsidP="008E29CF">
      <w:pPr>
        <w:rPr>
          <w:ins w:id="27" w:author="Matías Bunster Raby" w:date="2025-01-15T17:25:00Z" w16du:dateUtc="2025-01-15T20:25:00Z"/>
          <w:lang w:val="es-ES"/>
        </w:rPr>
      </w:pPr>
    </w:p>
    <w:p w14:paraId="5846B2F1" w14:textId="77777777" w:rsidR="00BB7682" w:rsidRDefault="00BB7682" w:rsidP="008E29CF">
      <w:pPr>
        <w:rPr>
          <w:ins w:id="28" w:author="Matías Bunster Raby" w:date="2025-01-15T17:25:00Z" w16du:dateUtc="2025-01-15T20:25:00Z"/>
          <w:lang w:val="es-ES"/>
        </w:rPr>
      </w:pPr>
    </w:p>
    <w:p w14:paraId="1EEBE332" w14:textId="77777777" w:rsidR="00BB7682" w:rsidRDefault="00BB7682" w:rsidP="008E29CF">
      <w:pPr>
        <w:rPr>
          <w:ins w:id="29" w:author="Matías Bunster Raby" w:date="2025-01-15T17:25:00Z" w16du:dateUtc="2025-01-15T20:25:00Z"/>
          <w:lang w:val="es-ES"/>
        </w:rPr>
      </w:pPr>
    </w:p>
    <w:p w14:paraId="3EFD05AD" w14:textId="77777777" w:rsidR="00BB7682" w:rsidRDefault="00BB7682" w:rsidP="008E29CF">
      <w:pPr>
        <w:rPr>
          <w:ins w:id="30" w:author="Matías Bunster Raby" w:date="2025-01-15T17:25:00Z" w16du:dateUtc="2025-01-15T20:25:00Z"/>
          <w:lang w:val="es-ES"/>
        </w:rPr>
      </w:pPr>
    </w:p>
    <w:p w14:paraId="36A784DA" w14:textId="77777777" w:rsidR="00BB7682" w:rsidRDefault="00BB7682" w:rsidP="008E29CF">
      <w:pPr>
        <w:rPr>
          <w:ins w:id="31" w:author="Matías Bunster Raby" w:date="2025-01-15T17:25:00Z" w16du:dateUtc="2025-01-15T20:25:00Z"/>
          <w:lang w:val="es-ES"/>
        </w:rPr>
      </w:pPr>
    </w:p>
    <w:p w14:paraId="66FC143B" w14:textId="77777777" w:rsidR="00BB7682" w:rsidRDefault="00BB7682" w:rsidP="008E29CF">
      <w:pPr>
        <w:rPr>
          <w:ins w:id="32" w:author="Matías Bunster Raby" w:date="2025-01-15T17:25:00Z" w16du:dateUtc="2025-01-15T20:25:00Z"/>
          <w:lang w:val="es-ES"/>
        </w:rPr>
      </w:pPr>
    </w:p>
    <w:p w14:paraId="76D076FE" w14:textId="77777777" w:rsidR="00BB7682" w:rsidRDefault="00BB7682" w:rsidP="008E29CF">
      <w:pPr>
        <w:rPr>
          <w:ins w:id="33" w:author="Matías Bunster Raby" w:date="2025-01-15T17:25:00Z" w16du:dateUtc="2025-01-15T20:25:00Z"/>
          <w:lang w:val="es-ES"/>
        </w:rPr>
      </w:pPr>
    </w:p>
    <w:p w14:paraId="5F421C94" w14:textId="77777777" w:rsidR="00BB7682" w:rsidRDefault="00BB7682" w:rsidP="008E29CF">
      <w:pPr>
        <w:rPr>
          <w:ins w:id="34" w:author="Matías Bunster Raby" w:date="2025-01-15T17:25:00Z" w16du:dateUtc="2025-01-15T20:25:00Z"/>
          <w:lang w:val="es-ES"/>
        </w:rPr>
      </w:pPr>
    </w:p>
    <w:p w14:paraId="2D9F146C" w14:textId="77777777" w:rsidR="00BB7682" w:rsidRDefault="00BB7682" w:rsidP="008E29CF">
      <w:pPr>
        <w:rPr>
          <w:ins w:id="35" w:author="Matías Bunster Raby" w:date="2025-01-15T17:25:00Z" w16du:dateUtc="2025-01-15T20:25:00Z"/>
          <w:lang w:val="es-ES"/>
        </w:rPr>
      </w:pPr>
    </w:p>
    <w:p w14:paraId="285B1002" w14:textId="77777777" w:rsidR="00BB7682" w:rsidRDefault="00BB7682" w:rsidP="008E29CF">
      <w:pPr>
        <w:rPr>
          <w:ins w:id="36" w:author="Matías Bunster Raby" w:date="2025-01-15T17:25:00Z" w16du:dateUtc="2025-01-15T20:25:00Z"/>
          <w:lang w:val="es-ES"/>
        </w:rPr>
      </w:pPr>
    </w:p>
    <w:p w14:paraId="33C78B61" w14:textId="77777777" w:rsidR="00BB7682" w:rsidRDefault="00BB7682" w:rsidP="008E29CF">
      <w:pPr>
        <w:rPr>
          <w:ins w:id="37" w:author="Matías Bunster Raby" w:date="2025-01-15T17:25:00Z" w16du:dateUtc="2025-01-15T20:25:00Z"/>
          <w:lang w:val="es-ES"/>
        </w:rPr>
      </w:pPr>
    </w:p>
    <w:p w14:paraId="50EDC228" w14:textId="77777777" w:rsidR="00BB7682" w:rsidRDefault="00BB7682" w:rsidP="008E29CF">
      <w:pPr>
        <w:rPr>
          <w:ins w:id="38" w:author="Matías Bunster Raby" w:date="2025-01-15T17:25:00Z" w16du:dateUtc="2025-01-15T20:25:00Z"/>
          <w:lang w:val="es-ES"/>
        </w:rPr>
      </w:pPr>
    </w:p>
    <w:p w14:paraId="1B17D316" w14:textId="77777777" w:rsidR="00BB7682" w:rsidRDefault="00BB7682" w:rsidP="008E29CF">
      <w:pPr>
        <w:rPr>
          <w:ins w:id="39" w:author="Matías Bunster Raby" w:date="2025-01-15T17:25:00Z" w16du:dateUtc="2025-01-15T20:25:00Z"/>
          <w:lang w:val="es-ES"/>
        </w:rPr>
      </w:pPr>
    </w:p>
    <w:p w14:paraId="1C183631" w14:textId="082F568B" w:rsidR="008E29CF" w:rsidRPr="00D15418" w:rsidRDefault="008E29CF" w:rsidP="008E29CF">
      <w:pPr>
        <w:rPr>
          <w:lang w:val="es-ES"/>
        </w:rPr>
      </w:pPr>
      <w:r w:rsidRPr="00D15418">
        <w:rPr>
          <w:lang w:val="es-ES"/>
        </w:rPr>
        <w:lastRenderedPageBreak/>
        <w:t>Gráfico 7: Distribución de per603</w:t>
      </w:r>
      <w:r w:rsidR="00874ACE">
        <w:rPr>
          <w:lang w:val="es-ES"/>
        </w:rPr>
        <w:t>: Moralidad Tradicional: Favorable</w:t>
      </w:r>
    </w:p>
    <w:p w14:paraId="1B0B5067" w14:textId="77777777" w:rsidR="008E29CF" w:rsidRPr="00D15418" w:rsidRDefault="008E29CF" w:rsidP="0062611C">
      <w:pPr>
        <w:rPr>
          <w:lang w:val="es-ES"/>
        </w:rPr>
      </w:pPr>
    </w:p>
    <w:p w14:paraId="48E7D8D9" w14:textId="6DFD731B" w:rsidR="00CB2057" w:rsidRPr="00D15418" w:rsidRDefault="00874ACE" w:rsidP="0062611C">
      <w:pPr>
        <w:rPr>
          <w:lang w:val="es-ES"/>
        </w:rPr>
      </w:pPr>
      <w:del w:id="40" w:author="Matías Bunster Raby" w:date="2025-01-15T16:57:00Z" w16du:dateUtc="2025-01-15T19:57:00Z">
        <w:r w:rsidRPr="00874ACE" w:rsidDel="000B58DC">
          <w:rPr>
            <w:noProof/>
            <w:lang w:val="es-ES"/>
          </w:rPr>
          <w:drawing>
            <wp:inline distT="0" distB="0" distL="0" distR="0" wp14:anchorId="3A4E34C8" wp14:editId="1840EE24">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7"/>
                      <a:stretch>
                        <a:fillRect/>
                      </a:stretch>
                    </pic:blipFill>
                    <pic:spPr>
                      <a:xfrm>
                        <a:off x="0" y="0"/>
                        <a:ext cx="5431790" cy="2812415"/>
                      </a:xfrm>
                      <a:prstGeom prst="rect">
                        <a:avLst/>
                      </a:prstGeom>
                    </pic:spPr>
                  </pic:pic>
                </a:graphicData>
              </a:graphic>
            </wp:inline>
          </w:drawing>
        </w:r>
      </w:del>
      <w:ins w:id="41" w:author="Matías Bunster Raby" w:date="2025-01-15T16:57:00Z" w16du:dateUtc="2025-01-15T19:57:00Z">
        <w:r w:rsidR="000B58DC" w:rsidRPr="000B58DC">
          <w:rPr>
            <w:lang w:val="es-ES"/>
          </w:rPr>
          <w:drawing>
            <wp:inline distT="0" distB="0" distL="0" distR="0" wp14:anchorId="2F35CF57" wp14:editId="14744533">
              <wp:extent cx="5431790" cy="3286125"/>
              <wp:effectExtent l="0" t="0" r="0" b="6350"/>
              <wp:docPr id="202294186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1861" name="Picture 1" descr="A graph with a line&#10;&#10;Description automatically generated"/>
                      <pic:cNvPicPr/>
                    </pic:nvPicPr>
                    <pic:blipFill>
                      <a:blip r:embed="rId18"/>
                      <a:stretch>
                        <a:fillRect/>
                      </a:stretch>
                    </pic:blipFill>
                    <pic:spPr>
                      <a:xfrm>
                        <a:off x="0" y="0"/>
                        <a:ext cx="5431790" cy="3286125"/>
                      </a:xfrm>
                      <a:prstGeom prst="rect">
                        <a:avLst/>
                      </a:prstGeom>
                    </pic:spPr>
                  </pic:pic>
                </a:graphicData>
              </a:graphic>
            </wp:inline>
          </w:drawing>
        </w:r>
      </w:ins>
    </w:p>
    <w:p w14:paraId="10A31445" w14:textId="77777777" w:rsidR="00CB2057" w:rsidRPr="00D15418" w:rsidRDefault="00CB2057" w:rsidP="0062611C">
      <w:pPr>
        <w:rPr>
          <w:lang w:val="es-ES"/>
        </w:rPr>
      </w:pPr>
    </w:p>
    <w:p w14:paraId="69119D34" w14:textId="77777777" w:rsidR="008E29CF" w:rsidRDefault="008E29CF" w:rsidP="0062611C">
      <w:pPr>
        <w:rPr>
          <w:lang w:val="es-ES"/>
        </w:rPr>
      </w:pPr>
    </w:p>
    <w:p w14:paraId="0275B0E4" w14:textId="77777777" w:rsidR="002A6A15" w:rsidRPr="00D15418" w:rsidRDefault="002A6A15" w:rsidP="0062611C">
      <w:pPr>
        <w:rPr>
          <w:lang w:val="es-ES"/>
        </w:rPr>
      </w:pPr>
    </w:p>
    <w:p w14:paraId="6F110376" w14:textId="77777777" w:rsidR="00BB7682" w:rsidRDefault="00BB7682" w:rsidP="008E29CF">
      <w:pPr>
        <w:rPr>
          <w:ins w:id="42" w:author="Matías Bunster Raby" w:date="2025-01-15T17:25:00Z" w16du:dateUtc="2025-01-15T20:25:00Z"/>
          <w:lang w:val="es-ES"/>
        </w:rPr>
      </w:pPr>
    </w:p>
    <w:p w14:paraId="31C0CC5E" w14:textId="77777777" w:rsidR="00BB7682" w:rsidRDefault="00BB7682" w:rsidP="008E29CF">
      <w:pPr>
        <w:rPr>
          <w:ins w:id="43" w:author="Matías Bunster Raby" w:date="2025-01-15T17:25:00Z" w16du:dateUtc="2025-01-15T20:25:00Z"/>
          <w:lang w:val="es-ES"/>
        </w:rPr>
      </w:pPr>
    </w:p>
    <w:p w14:paraId="0B529E8A" w14:textId="77777777" w:rsidR="00BB7682" w:rsidRDefault="00BB7682" w:rsidP="008E29CF">
      <w:pPr>
        <w:rPr>
          <w:ins w:id="44" w:author="Matías Bunster Raby" w:date="2025-01-15T17:25:00Z" w16du:dateUtc="2025-01-15T20:25:00Z"/>
          <w:lang w:val="es-ES"/>
        </w:rPr>
      </w:pPr>
    </w:p>
    <w:p w14:paraId="788462E8" w14:textId="77777777" w:rsidR="00BB7682" w:rsidRDefault="00BB7682" w:rsidP="008E29CF">
      <w:pPr>
        <w:rPr>
          <w:ins w:id="45" w:author="Matías Bunster Raby" w:date="2025-01-15T17:25:00Z" w16du:dateUtc="2025-01-15T20:25:00Z"/>
          <w:lang w:val="es-ES"/>
        </w:rPr>
      </w:pPr>
    </w:p>
    <w:p w14:paraId="0D948485" w14:textId="77777777" w:rsidR="00BB7682" w:rsidRDefault="00BB7682" w:rsidP="008E29CF">
      <w:pPr>
        <w:rPr>
          <w:ins w:id="46" w:author="Matías Bunster Raby" w:date="2025-01-15T17:25:00Z" w16du:dateUtc="2025-01-15T20:25:00Z"/>
          <w:lang w:val="es-ES"/>
        </w:rPr>
      </w:pPr>
    </w:p>
    <w:p w14:paraId="1AAD6AE4" w14:textId="77777777" w:rsidR="00BB7682" w:rsidRDefault="00BB7682" w:rsidP="008E29CF">
      <w:pPr>
        <w:rPr>
          <w:ins w:id="47" w:author="Matías Bunster Raby" w:date="2025-01-15T17:25:00Z" w16du:dateUtc="2025-01-15T20:25:00Z"/>
          <w:lang w:val="es-ES"/>
        </w:rPr>
      </w:pPr>
    </w:p>
    <w:p w14:paraId="77049198" w14:textId="77777777" w:rsidR="00BB7682" w:rsidRDefault="00BB7682" w:rsidP="008E29CF">
      <w:pPr>
        <w:rPr>
          <w:ins w:id="48" w:author="Matías Bunster Raby" w:date="2025-01-15T17:25:00Z" w16du:dateUtc="2025-01-15T20:25:00Z"/>
          <w:lang w:val="es-ES"/>
        </w:rPr>
      </w:pPr>
    </w:p>
    <w:p w14:paraId="47DBBE76" w14:textId="77777777" w:rsidR="00BB7682" w:rsidRDefault="00BB7682" w:rsidP="008E29CF">
      <w:pPr>
        <w:rPr>
          <w:ins w:id="49" w:author="Matías Bunster Raby" w:date="2025-01-15T17:25:00Z" w16du:dateUtc="2025-01-15T20:25:00Z"/>
          <w:lang w:val="es-ES"/>
        </w:rPr>
      </w:pPr>
    </w:p>
    <w:p w14:paraId="6582AFD4" w14:textId="77777777" w:rsidR="00BB7682" w:rsidRDefault="00BB7682" w:rsidP="008E29CF">
      <w:pPr>
        <w:rPr>
          <w:ins w:id="50" w:author="Matías Bunster Raby" w:date="2025-01-15T17:25:00Z" w16du:dateUtc="2025-01-15T20:25:00Z"/>
          <w:lang w:val="es-ES"/>
        </w:rPr>
      </w:pPr>
    </w:p>
    <w:p w14:paraId="73AC9199" w14:textId="77777777" w:rsidR="00BB7682" w:rsidRDefault="00BB7682" w:rsidP="008E29CF">
      <w:pPr>
        <w:rPr>
          <w:ins w:id="51" w:author="Matías Bunster Raby" w:date="2025-01-15T17:25:00Z" w16du:dateUtc="2025-01-15T20:25:00Z"/>
          <w:lang w:val="es-ES"/>
        </w:rPr>
      </w:pPr>
    </w:p>
    <w:p w14:paraId="307BB62F" w14:textId="77777777" w:rsidR="00BB7682" w:rsidRDefault="00BB7682" w:rsidP="008E29CF">
      <w:pPr>
        <w:rPr>
          <w:ins w:id="52" w:author="Matías Bunster Raby" w:date="2025-01-15T17:25:00Z" w16du:dateUtc="2025-01-15T20:25:00Z"/>
          <w:lang w:val="es-ES"/>
        </w:rPr>
      </w:pPr>
    </w:p>
    <w:p w14:paraId="12F1E49C" w14:textId="77777777" w:rsidR="00BB7682" w:rsidRDefault="00BB7682" w:rsidP="008E29CF">
      <w:pPr>
        <w:rPr>
          <w:ins w:id="53" w:author="Matías Bunster Raby" w:date="2025-01-15T17:25:00Z" w16du:dateUtc="2025-01-15T20:25:00Z"/>
          <w:lang w:val="es-ES"/>
        </w:rPr>
      </w:pPr>
    </w:p>
    <w:p w14:paraId="67343FA2" w14:textId="77777777" w:rsidR="00BB7682" w:rsidRDefault="00BB7682" w:rsidP="008E29CF">
      <w:pPr>
        <w:rPr>
          <w:ins w:id="54" w:author="Matías Bunster Raby" w:date="2025-01-15T17:25:00Z" w16du:dateUtc="2025-01-15T20:25:00Z"/>
          <w:lang w:val="es-ES"/>
        </w:rPr>
      </w:pPr>
    </w:p>
    <w:p w14:paraId="6632EA00" w14:textId="77777777" w:rsidR="00BB7682" w:rsidRDefault="00BB7682" w:rsidP="008E29CF">
      <w:pPr>
        <w:rPr>
          <w:ins w:id="55" w:author="Matías Bunster Raby" w:date="2025-01-15T17:25:00Z" w16du:dateUtc="2025-01-15T20:25:00Z"/>
          <w:lang w:val="es-ES"/>
        </w:rPr>
      </w:pPr>
    </w:p>
    <w:p w14:paraId="0E5A2962" w14:textId="77777777" w:rsidR="00BB7682" w:rsidRDefault="00BB7682" w:rsidP="008E29CF">
      <w:pPr>
        <w:rPr>
          <w:ins w:id="56" w:author="Matías Bunster Raby" w:date="2025-01-15T17:26:00Z" w16du:dateUtc="2025-01-15T20:26:00Z"/>
          <w:lang w:val="es-ES"/>
        </w:rPr>
      </w:pPr>
    </w:p>
    <w:p w14:paraId="725946B3" w14:textId="77777777" w:rsidR="00BB7682" w:rsidRDefault="00BB7682" w:rsidP="008E29CF">
      <w:pPr>
        <w:rPr>
          <w:ins w:id="57" w:author="Matías Bunster Raby" w:date="2025-01-15T17:26:00Z" w16du:dateUtc="2025-01-15T20:26:00Z"/>
          <w:lang w:val="es-ES"/>
        </w:rPr>
      </w:pPr>
    </w:p>
    <w:p w14:paraId="7AA9D776" w14:textId="77777777" w:rsidR="00BB7682" w:rsidRDefault="00BB7682" w:rsidP="008E29CF">
      <w:pPr>
        <w:rPr>
          <w:ins w:id="58" w:author="Matías Bunster Raby" w:date="2025-01-15T17:26:00Z" w16du:dateUtc="2025-01-15T20:26:00Z"/>
          <w:lang w:val="es-ES"/>
        </w:rPr>
      </w:pPr>
    </w:p>
    <w:p w14:paraId="0A0C8039" w14:textId="77777777" w:rsidR="00BB7682" w:rsidRDefault="00BB7682" w:rsidP="008E29CF">
      <w:pPr>
        <w:rPr>
          <w:ins w:id="59" w:author="Matías Bunster Raby" w:date="2025-01-15T17:26:00Z" w16du:dateUtc="2025-01-15T20:26:00Z"/>
          <w:lang w:val="es-ES"/>
        </w:rPr>
      </w:pPr>
    </w:p>
    <w:p w14:paraId="7A1EB457" w14:textId="77777777" w:rsidR="00BB7682" w:rsidRDefault="00BB7682" w:rsidP="008E29CF">
      <w:pPr>
        <w:rPr>
          <w:ins w:id="60" w:author="Matías Bunster Raby" w:date="2025-01-15T17:26:00Z" w16du:dateUtc="2025-01-15T20:26:00Z"/>
          <w:lang w:val="es-ES"/>
        </w:rPr>
      </w:pPr>
    </w:p>
    <w:p w14:paraId="28E55C29" w14:textId="77777777" w:rsidR="00BB7682" w:rsidRDefault="00BB7682" w:rsidP="008E29CF">
      <w:pPr>
        <w:rPr>
          <w:ins w:id="61" w:author="Matías Bunster Raby" w:date="2025-01-15T17:26:00Z" w16du:dateUtc="2025-01-15T20:26:00Z"/>
          <w:lang w:val="es-ES"/>
        </w:rPr>
      </w:pPr>
    </w:p>
    <w:p w14:paraId="3D3CD76D" w14:textId="64F0AC75" w:rsidR="008E29CF" w:rsidRPr="00D15418" w:rsidRDefault="008E29CF" w:rsidP="008E29CF">
      <w:pPr>
        <w:rPr>
          <w:lang w:val="es-ES"/>
        </w:rPr>
      </w:pPr>
      <w:r w:rsidRPr="00D15418">
        <w:rPr>
          <w:lang w:val="es-ES"/>
        </w:rPr>
        <w:lastRenderedPageBreak/>
        <w:t>Gráfico 8: Distribución de per604</w:t>
      </w:r>
      <w:r w:rsidR="00874ACE">
        <w:rPr>
          <w:lang w:val="es-ES"/>
        </w:rPr>
        <w:t>: Moralidad Tradicional: Desfavorable</w:t>
      </w:r>
    </w:p>
    <w:p w14:paraId="273BD3E6" w14:textId="7221ACDE" w:rsidR="008E29CF" w:rsidRPr="00D15418" w:rsidDel="00BB7682" w:rsidRDefault="008E29CF" w:rsidP="0062611C">
      <w:pPr>
        <w:rPr>
          <w:del w:id="62" w:author="Matías Bunster Raby" w:date="2025-01-15T17:25:00Z" w16du:dateUtc="2025-01-15T20:25:00Z"/>
          <w:lang w:val="es-ES"/>
        </w:rPr>
      </w:pPr>
    </w:p>
    <w:p w14:paraId="409712FC" w14:textId="5F7BB72C" w:rsidR="00CB2057" w:rsidRPr="00D15418" w:rsidRDefault="00874ACE" w:rsidP="0062611C">
      <w:pPr>
        <w:rPr>
          <w:lang w:val="es-ES"/>
        </w:rPr>
      </w:pPr>
      <w:del w:id="63" w:author="Matías Bunster Raby" w:date="2025-01-15T16:58:00Z" w16du:dateUtc="2025-01-15T19:58:00Z">
        <w:r w:rsidRPr="00874ACE" w:rsidDel="000B58DC">
          <w:rPr>
            <w:noProof/>
            <w:lang w:val="es-ES"/>
          </w:rPr>
          <w:drawing>
            <wp:inline distT="0" distB="0" distL="0" distR="0" wp14:anchorId="5D427A99" wp14:editId="64262207">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19"/>
                      <a:stretch>
                        <a:fillRect/>
                      </a:stretch>
                    </pic:blipFill>
                    <pic:spPr>
                      <a:xfrm>
                        <a:off x="0" y="0"/>
                        <a:ext cx="5431790" cy="2950210"/>
                      </a:xfrm>
                      <a:prstGeom prst="rect">
                        <a:avLst/>
                      </a:prstGeom>
                    </pic:spPr>
                  </pic:pic>
                </a:graphicData>
              </a:graphic>
            </wp:inline>
          </w:drawing>
        </w:r>
      </w:del>
      <w:ins w:id="64" w:author="Matías Bunster Raby" w:date="2025-01-15T16:58:00Z" w16du:dateUtc="2025-01-15T19:58:00Z">
        <w:r w:rsidR="000B58DC" w:rsidRPr="000B58DC">
          <w:rPr>
            <w:lang w:val="es-ES"/>
          </w:rPr>
          <w:drawing>
            <wp:inline distT="0" distB="0" distL="0" distR="0" wp14:anchorId="282F0B65" wp14:editId="4EBB3A32">
              <wp:extent cx="5431790" cy="3324860"/>
              <wp:effectExtent l="0" t="0" r="3810" b="2540"/>
              <wp:docPr id="10834360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6037" name="Picture 1" descr="A graph with a line&#10;&#10;Description automatically generated"/>
                      <pic:cNvPicPr/>
                    </pic:nvPicPr>
                    <pic:blipFill>
                      <a:blip r:embed="rId20"/>
                      <a:stretch>
                        <a:fillRect/>
                      </a:stretch>
                    </pic:blipFill>
                    <pic:spPr>
                      <a:xfrm>
                        <a:off x="0" y="0"/>
                        <a:ext cx="5431790" cy="3324860"/>
                      </a:xfrm>
                      <a:prstGeom prst="rect">
                        <a:avLst/>
                      </a:prstGeom>
                    </pic:spPr>
                  </pic:pic>
                </a:graphicData>
              </a:graphic>
            </wp:inline>
          </w:drawing>
        </w:r>
      </w:ins>
    </w:p>
    <w:p w14:paraId="64FAADD4" w14:textId="77777777" w:rsidR="00CB2057" w:rsidRPr="00D15418" w:rsidRDefault="00CB2057" w:rsidP="0062611C">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t>Gráfico 9: Distribución de per605</w:t>
      </w:r>
      <w:r w:rsidR="00874ACE">
        <w:rPr>
          <w:lang w:val="es-ES"/>
        </w:rPr>
        <w:t>: Ley y Orden: Favorable</w:t>
      </w:r>
    </w:p>
    <w:p w14:paraId="2D6AF618" w14:textId="77777777" w:rsidR="008E29CF" w:rsidRPr="00D15418" w:rsidRDefault="008E29CF" w:rsidP="0062611C">
      <w:pPr>
        <w:rPr>
          <w:lang w:val="es-ES"/>
        </w:rPr>
      </w:pPr>
    </w:p>
    <w:p w14:paraId="09F140BF" w14:textId="0F379802" w:rsidR="00CB2057" w:rsidRPr="00D15418" w:rsidDel="00BB7682" w:rsidRDefault="00CB2057" w:rsidP="0062611C">
      <w:pPr>
        <w:rPr>
          <w:del w:id="65" w:author="Matías Bunster Raby" w:date="2025-01-15T17:26:00Z" w16du:dateUtc="2025-01-15T20:26:00Z"/>
          <w:lang w:val="es-ES"/>
        </w:rPr>
      </w:pPr>
    </w:p>
    <w:p w14:paraId="15E2BD39" w14:textId="108605C2" w:rsidR="004D3D10" w:rsidRPr="00D15418" w:rsidRDefault="00874ACE" w:rsidP="0062611C">
      <w:pPr>
        <w:rPr>
          <w:lang w:val="es-ES"/>
        </w:rPr>
      </w:pPr>
      <w:del w:id="66" w:author="Matías Bunster Raby" w:date="2025-01-15T16:59:00Z" w16du:dateUtc="2025-01-15T19:59:00Z">
        <w:r w:rsidRPr="00874ACE" w:rsidDel="000B58DC">
          <w:rPr>
            <w:noProof/>
            <w:lang w:val="es-ES"/>
          </w:rPr>
          <w:drawing>
            <wp:inline distT="0" distB="0" distL="0" distR="0" wp14:anchorId="52C02206" wp14:editId="06A1D86D">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21"/>
                      <a:stretch>
                        <a:fillRect/>
                      </a:stretch>
                    </pic:blipFill>
                    <pic:spPr>
                      <a:xfrm>
                        <a:off x="0" y="0"/>
                        <a:ext cx="5431790" cy="2871470"/>
                      </a:xfrm>
                      <a:prstGeom prst="rect">
                        <a:avLst/>
                      </a:prstGeom>
                    </pic:spPr>
                  </pic:pic>
                </a:graphicData>
              </a:graphic>
            </wp:inline>
          </w:drawing>
        </w:r>
      </w:del>
      <w:ins w:id="67" w:author="Matías Bunster Raby" w:date="2025-01-15T16:59:00Z" w16du:dateUtc="2025-01-15T19:59:00Z">
        <w:r w:rsidR="000B58DC" w:rsidRPr="000B58DC">
          <w:rPr>
            <w:lang w:val="es-ES"/>
          </w:rPr>
          <w:drawing>
            <wp:inline distT="0" distB="0" distL="0" distR="0" wp14:anchorId="0097A292" wp14:editId="7C33F18B">
              <wp:extent cx="5431790" cy="3420110"/>
              <wp:effectExtent l="0" t="0" r="3810" b="0"/>
              <wp:docPr id="17175296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29649" name="Picture 1" descr="A graph with a line&#10;&#10;Description automatically generated"/>
                      <pic:cNvPicPr/>
                    </pic:nvPicPr>
                    <pic:blipFill>
                      <a:blip r:embed="rId22"/>
                      <a:stretch>
                        <a:fillRect/>
                      </a:stretch>
                    </pic:blipFill>
                    <pic:spPr>
                      <a:xfrm>
                        <a:off x="0" y="0"/>
                        <a:ext cx="5431790" cy="3420110"/>
                      </a:xfrm>
                      <a:prstGeom prst="rect">
                        <a:avLst/>
                      </a:prstGeom>
                    </pic:spPr>
                  </pic:pic>
                </a:graphicData>
              </a:graphic>
            </wp:inline>
          </w:drawing>
        </w:r>
      </w:ins>
    </w:p>
    <w:p w14:paraId="1ADED6AE" w14:textId="23AAF0AE"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Como se puede observar, los gráficos están cargados a la izquierda, en torno al cero.</w:t>
      </w:r>
    </w:p>
    <w:p w14:paraId="5332D3C8" w14:textId="22621178" w:rsidR="00BA70E2"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4124E68C" w14:textId="77777777" w:rsidR="00BA70E2" w:rsidRPr="00D15418" w:rsidRDefault="00BA70E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noProof/>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3"/>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6BBB8FC9" w:rsidR="004D3D10" w:rsidRPr="00FC040F" w:rsidRDefault="00410CB8" w:rsidP="008E29CF">
      <w:pPr>
        <w:spacing w:line="480" w:lineRule="auto"/>
        <w:rPr>
          <w:rFonts w:eastAsiaTheme="minorHAnsi" w:cstheme="minorBidi"/>
          <w:b/>
          <w:bCs/>
          <w:szCs w:val="22"/>
          <w:lang w:val="es-ES"/>
        </w:rPr>
      </w:pPr>
      <w:r>
        <w:rPr>
          <w:rFonts w:eastAsiaTheme="minorHAnsi" w:cstheme="minorBidi"/>
          <w:b/>
          <w:bCs/>
          <w:szCs w:val="22"/>
          <w:lang w:val="es-ES"/>
        </w:rPr>
        <w:t>4</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10EF3C0F" w:rsidR="005961D2" w:rsidRPr="00D15418" w:rsidRDefault="001A5E06" w:rsidP="008E29CF">
      <w:pPr>
        <w:spacing w:line="480" w:lineRule="auto"/>
        <w:rPr>
          <w:rFonts w:eastAsiaTheme="minorHAnsi" w:cstheme="minorBidi"/>
          <w:szCs w:val="22"/>
          <w:lang w:val="es-ES"/>
        </w:rPr>
      </w:pPr>
      <w:r>
        <w:rPr>
          <w:rFonts w:eastAsiaTheme="minorHAnsi" w:cstheme="minorBidi"/>
          <w:szCs w:val="22"/>
          <w:lang w:val="es-ES"/>
        </w:rPr>
        <w:t xml:space="preserve">Al observar la Tabla 15, </w:t>
      </w:r>
      <w:del w:id="68" w:author="Matías Bunster Raby" w:date="2025-01-15T15:42:00Z" w16du:dateUtc="2025-01-15T18:42:00Z">
        <w:r w:rsidR="00254B00" w:rsidRPr="00D15418" w:rsidDel="001A5E06">
          <w:rPr>
            <w:rFonts w:eastAsiaTheme="minorHAnsi" w:cstheme="minorBidi"/>
            <w:szCs w:val="22"/>
            <w:lang w:val="es-ES"/>
          </w:rPr>
          <w:delText>Como se observa en los gráficos box-plot</w:delText>
        </w:r>
        <w:r w:rsidR="00757FA5" w:rsidRPr="00D15418" w:rsidDel="001A5E06">
          <w:rPr>
            <w:rFonts w:eastAsiaTheme="minorHAnsi" w:cstheme="minorBidi"/>
            <w:szCs w:val="22"/>
            <w:lang w:val="es-ES"/>
          </w:rPr>
          <w:delText xml:space="preserve"> más abajo</w:delText>
        </w:r>
        <w:r w:rsidR="00254B00" w:rsidRPr="00D15418" w:rsidDel="001A5E06">
          <w:rPr>
            <w:rFonts w:eastAsiaTheme="minorHAnsi" w:cstheme="minorBidi"/>
            <w:szCs w:val="22"/>
            <w:lang w:val="es-ES"/>
          </w:rPr>
          <w:delText xml:space="preserve">, </w:delText>
        </w:r>
      </w:del>
      <w:r w:rsidR="00254B00" w:rsidRPr="00D15418">
        <w:rPr>
          <w:rFonts w:eastAsiaTheme="minorHAnsi" w:cstheme="minorBidi"/>
          <w:szCs w:val="22"/>
          <w:lang w:val="es-ES"/>
        </w:rPr>
        <w:t xml:space="preserve">da la impresión de que hay </w:t>
      </w:r>
      <w:del w:id="69" w:author="Matías Bunster Raby" w:date="2025-01-15T15:43:00Z" w16du:dateUtc="2025-01-15T18:43:00Z">
        <w:r w:rsidR="00254B00" w:rsidRPr="00D15418" w:rsidDel="001A5E06">
          <w:rPr>
            <w:rFonts w:eastAsiaTheme="minorHAnsi" w:cstheme="minorBidi"/>
            <w:szCs w:val="22"/>
            <w:lang w:val="es-ES"/>
          </w:rPr>
          <w:delText xml:space="preserve">muchos </w:delText>
        </w:r>
      </w:del>
      <w:proofErr w:type="spellStart"/>
      <w:r w:rsidR="00254B00" w:rsidRPr="00D15418">
        <w:rPr>
          <w:rFonts w:eastAsiaTheme="minorHAnsi" w:cstheme="minorBidi"/>
          <w:szCs w:val="22"/>
          <w:lang w:val="es-ES"/>
        </w:rPr>
        <w:t>outliers</w:t>
      </w:r>
      <w:proofErr w:type="spellEnd"/>
      <w:ins w:id="70" w:author="Matías Bunster Raby" w:date="2025-01-15T15:44:00Z" w16du:dateUtc="2025-01-15T18:44:00Z">
        <w:r>
          <w:rPr>
            <w:rFonts w:eastAsiaTheme="minorHAnsi" w:cstheme="minorBidi"/>
            <w:szCs w:val="22"/>
            <w:lang w:val="es-ES"/>
          </w:rPr>
          <w:t xml:space="preserve"> o valores atípicos</w:t>
        </w:r>
      </w:ins>
      <w:ins w:id="71" w:author="Matías Bunster Raby" w:date="2025-01-15T15:43:00Z" w16du:dateUtc="2025-01-15T18:43:00Z">
        <w:r>
          <w:rPr>
            <w:rFonts w:eastAsiaTheme="minorHAnsi" w:cstheme="minorBidi"/>
            <w:szCs w:val="22"/>
            <w:lang w:val="es-ES"/>
          </w:rPr>
          <w:t xml:space="preserve">, es decir puntos que están a más de 3 desviaciones </w:t>
        </w:r>
      </w:ins>
      <w:ins w:id="72" w:author="Matías Bunster Raby" w:date="2025-01-15T15:44:00Z" w16du:dateUtc="2025-01-15T18:44:00Z">
        <w:r>
          <w:rPr>
            <w:rFonts w:eastAsiaTheme="minorHAnsi" w:cstheme="minorBidi"/>
            <w:szCs w:val="22"/>
            <w:lang w:val="es-ES"/>
          </w:rPr>
          <w:t>estándar del promedio</w:t>
        </w:r>
      </w:ins>
      <w:ins w:id="73" w:author="Matías Bunster Raby" w:date="2025-01-15T17:00:00Z" w16du:dateUtc="2025-01-15T20:00:00Z">
        <w:r w:rsidR="00854930">
          <w:rPr>
            <w:rFonts w:eastAsiaTheme="minorHAnsi" w:cstheme="minorBidi"/>
            <w:szCs w:val="22"/>
            <w:lang w:val="es-ES"/>
          </w:rPr>
          <w:t xml:space="preserve"> (como referencia si se tratase de una distribución normal)</w:t>
        </w:r>
      </w:ins>
      <w:r w:rsidR="00254B00"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00254B00" w:rsidRPr="00D15418">
        <w:rPr>
          <w:rFonts w:eastAsiaTheme="minorHAnsi" w:cstheme="minorBidi"/>
          <w:szCs w:val="22"/>
          <w:lang w:val="es-ES"/>
        </w:rPr>
        <w:t>“</w:t>
      </w:r>
      <w:proofErr w:type="spellStart"/>
      <w:r w:rsidR="00254B00" w:rsidRPr="00D15418">
        <w:rPr>
          <w:rFonts w:eastAsiaTheme="minorHAnsi" w:cstheme="minorBidi"/>
          <w:szCs w:val="22"/>
          <w:lang w:val="es-ES"/>
        </w:rPr>
        <w:t>outlier</w:t>
      </w:r>
      <w:proofErr w:type="spellEnd"/>
      <w:r w:rsidR="00254B00" w:rsidRPr="00D15418">
        <w:rPr>
          <w:rFonts w:eastAsiaTheme="minorHAnsi" w:cstheme="minorBidi"/>
          <w:szCs w:val="22"/>
          <w:lang w:val="es-ES"/>
        </w:rPr>
        <w:t xml:space="preserve">” en </w:t>
      </w:r>
      <w:r w:rsidR="00254B00" w:rsidRPr="00D15418">
        <w:rPr>
          <w:rFonts w:eastAsiaTheme="minorHAnsi" w:cstheme="minorBidi"/>
          <w:szCs w:val="22"/>
          <w:lang w:val="es-ES"/>
        </w:rPr>
        <w:lastRenderedPageBreak/>
        <w:t xml:space="preserve">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07CA0797" w14:textId="7A86A91A" w:rsidR="006E2EB9" w:rsidDel="001A5E06" w:rsidRDefault="006E2EB9" w:rsidP="0062611C">
      <w:pPr>
        <w:rPr>
          <w:del w:id="74" w:author="Matías Bunster Raby" w:date="2025-01-15T15:45:00Z" w16du:dateUtc="2025-01-15T18:45:00Z"/>
          <w:lang w:val="es-ES"/>
        </w:rPr>
      </w:pPr>
    </w:p>
    <w:p w14:paraId="356D97D1" w14:textId="025FB8CE" w:rsidR="006E2EB9" w:rsidRPr="00D15418" w:rsidDel="001A5E06" w:rsidRDefault="006E2EB9" w:rsidP="0062611C">
      <w:pPr>
        <w:rPr>
          <w:del w:id="75" w:author="Matías Bunster Raby" w:date="2025-01-15T15:45:00Z" w16du:dateUtc="2025-01-15T18:45:00Z"/>
          <w:lang w:val="es-ES"/>
        </w:rPr>
      </w:pPr>
    </w:p>
    <w:p w14:paraId="0D1F1C13" w14:textId="3E6E8F92" w:rsidR="00AF3232" w:rsidDel="001A5E06" w:rsidRDefault="00AF3232" w:rsidP="0062611C">
      <w:pPr>
        <w:rPr>
          <w:del w:id="76" w:author="Matías Bunster Raby" w:date="2025-01-15T15:44:00Z" w16du:dateUtc="2025-01-15T18:44:00Z"/>
          <w:lang w:val="es-ES"/>
        </w:rPr>
      </w:pPr>
      <w:del w:id="77" w:author="Matías Bunster Raby" w:date="2025-01-15T15:44:00Z" w16du:dateUtc="2025-01-15T18:44:00Z">
        <w:r w:rsidRPr="00D15418" w:rsidDel="001A5E06">
          <w:rPr>
            <w:lang w:val="es-ES"/>
          </w:rPr>
          <w:delText>Gráfico 11: Boxplot de per304</w:delText>
        </w:r>
        <w:r w:rsidR="005D44DC" w:rsidDel="001A5E06">
          <w:rPr>
            <w:lang w:val="es-ES"/>
          </w:rPr>
          <w:delText>: Corrupción Política</w:delText>
        </w:r>
      </w:del>
    </w:p>
    <w:p w14:paraId="61B87FC3" w14:textId="26F65803" w:rsidR="005D44DC" w:rsidRPr="00D15418" w:rsidDel="001A5E06" w:rsidRDefault="005D44DC" w:rsidP="0062611C">
      <w:pPr>
        <w:rPr>
          <w:del w:id="78" w:author="Matías Bunster Raby" w:date="2025-01-15T15:44:00Z" w16du:dateUtc="2025-01-15T18:44:00Z"/>
          <w:lang w:val="es-ES"/>
        </w:rPr>
      </w:pPr>
    </w:p>
    <w:p w14:paraId="5D3387D0" w14:textId="60798AA1" w:rsidR="00412F4B" w:rsidRPr="00D15418" w:rsidDel="001A5E06" w:rsidRDefault="005D44DC" w:rsidP="0062611C">
      <w:pPr>
        <w:rPr>
          <w:del w:id="79" w:author="Matías Bunster Raby" w:date="2025-01-15T15:44:00Z" w16du:dateUtc="2025-01-15T18:44:00Z"/>
          <w:lang w:val="es-ES"/>
        </w:rPr>
      </w:pPr>
      <w:del w:id="80" w:author="Matías Bunster Raby" w:date="2025-01-15T15:44:00Z" w16du:dateUtc="2025-01-15T18:44:00Z">
        <w:r w:rsidRPr="005D44DC" w:rsidDel="001A5E06">
          <w:rPr>
            <w:noProof/>
            <w:lang w:val="es-ES"/>
          </w:rPr>
          <w:drawing>
            <wp:inline distT="0" distB="0" distL="0" distR="0" wp14:anchorId="55A0B33F" wp14:editId="6AC6146C">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4"/>
                      <a:stretch>
                        <a:fillRect/>
                      </a:stretch>
                    </pic:blipFill>
                    <pic:spPr>
                      <a:xfrm>
                        <a:off x="0" y="0"/>
                        <a:ext cx="5431790" cy="2984500"/>
                      </a:xfrm>
                      <a:prstGeom prst="rect">
                        <a:avLst/>
                      </a:prstGeom>
                    </pic:spPr>
                  </pic:pic>
                </a:graphicData>
              </a:graphic>
            </wp:inline>
          </w:drawing>
        </w:r>
      </w:del>
    </w:p>
    <w:p w14:paraId="2857508B" w14:textId="31C83DD2" w:rsidR="00AF3232" w:rsidRPr="00D15418" w:rsidDel="001A5E06" w:rsidRDefault="00AF3232" w:rsidP="0062611C">
      <w:pPr>
        <w:rPr>
          <w:del w:id="81" w:author="Matías Bunster Raby" w:date="2025-01-15T15:44:00Z" w16du:dateUtc="2025-01-15T18:44:00Z"/>
          <w:lang w:val="es-ES"/>
        </w:rPr>
      </w:pPr>
    </w:p>
    <w:p w14:paraId="403F4ADD" w14:textId="69F87A60" w:rsidR="004F0D03" w:rsidRPr="00D15418" w:rsidDel="001A5E06" w:rsidRDefault="004F0D03" w:rsidP="0062611C">
      <w:pPr>
        <w:rPr>
          <w:del w:id="82" w:author="Matías Bunster Raby" w:date="2025-01-15T15:44:00Z" w16du:dateUtc="2025-01-15T18:44:00Z"/>
          <w:lang w:val="es-ES"/>
        </w:rPr>
      </w:pPr>
    </w:p>
    <w:p w14:paraId="01AAC485" w14:textId="7C7BB3F3" w:rsidR="00D03E0F" w:rsidDel="001A5E06" w:rsidRDefault="00D03E0F" w:rsidP="00AF3232">
      <w:pPr>
        <w:rPr>
          <w:del w:id="83" w:author="Matías Bunster Raby" w:date="2025-01-15T15:44:00Z" w16du:dateUtc="2025-01-15T18:44:00Z"/>
          <w:lang w:val="es-ES"/>
        </w:rPr>
      </w:pPr>
    </w:p>
    <w:p w14:paraId="688902E3" w14:textId="30B373E1" w:rsidR="00D03E0F" w:rsidDel="001A5E06" w:rsidRDefault="00D03E0F" w:rsidP="00AF3232">
      <w:pPr>
        <w:rPr>
          <w:del w:id="84" w:author="Matías Bunster Raby" w:date="2025-01-15T15:44:00Z" w16du:dateUtc="2025-01-15T18:44:00Z"/>
          <w:lang w:val="es-ES"/>
        </w:rPr>
      </w:pPr>
    </w:p>
    <w:p w14:paraId="2D301FAF" w14:textId="6F71494A" w:rsidR="00D03E0F" w:rsidDel="001A5E06" w:rsidRDefault="00D03E0F" w:rsidP="00AF3232">
      <w:pPr>
        <w:rPr>
          <w:del w:id="85" w:author="Matías Bunster Raby" w:date="2025-01-15T15:44:00Z" w16du:dateUtc="2025-01-15T18:44:00Z"/>
          <w:lang w:val="es-ES"/>
        </w:rPr>
      </w:pPr>
    </w:p>
    <w:p w14:paraId="652B5071" w14:textId="681591D1" w:rsidR="00D03E0F" w:rsidDel="001A5E06" w:rsidRDefault="00D03E0F" w:rsidP="00AF3232">
      <w:pPr>
        <w:rPr>
          <w:del w:id="86" w:author="Matías Bunster Raby" w:date="2025-01-15T15:44:00Z" w16du:dateUtc="2025-01-15T18:44:00Z"/>
          <w:lang w:val="es-ES"/>
        </w:rPr>
      </w:pPr>
    </w:p>
    <w:p w14:paraId="7A7A6C38" w14:textId="1E87FB89" w:rsidR="00D03E0F" w:rsidDel="001A5E06" w:rsidRDefault="00D03E0F" w:rsidP="00AF3232">
      <w:pPr>
        <w:rPr>
          <w:del w:id="87" w:author="Matías Bunster Raby" w:date="2025-01-15T15:44:00Z" w16du:dateUtc="2025-01-15T18:44:00Z"/>
          <w:lang w:val="es-ES"/>
        </w:rPr>
      </w:pPr>
    </w:p>
    <w:p w14:paraId="3F40A51B" w14:textId="61C96CDE" w:rsidR="00D03E0F" w:rsidDel="001A5E06" w:rsidRDefault="00D03E0F" w:rsidP="00AF3232">
      <w:pPr>
        <w:rPr>
          <w:del w:id="88" w:author="Matías Bunster Raby" w:date="2025-01-15T15:44:00Z" w16du:dateUtc="2025-01-15T18:44:00Z"/>
          <w:lang w:val="es-ES"/>
        </w:rPr>
      </w:pPr>
    </w:p>
    <w:p w14:paraId="708053FC" w14:textId="07626009" w:rsidR="00D03E0F" w:rsidDel="001A5E06" w:rsidRDefault="00D03E0F" w:rsidP="00AF3232">
      <w:pPr>
        <w:rPr>
          <w:del w:id="89" w:author="Matías Bunster Raby" w:date="2025-01-15T15:44:00Z" w16du:dateUtc="2025-01-15T18:44:00Z"/>
          <w:lang w:val="es-ES"/>
        </w:rPr>
      </w:pPr>
    </w:p>
    <w:p w14:paraId="00A966B6" w14:textId="640AF583" w:rsidR="00D03E0F" w:rsidDel="001A5E06" w:rsidRDefault="00D03E0F" w:rsidP="00AF3232">
      <w:pPr>
        <w:rPr>
          <w:del w:id="90" w:author="Matías Bunster Raby" w:date="2025-01-15T15:44:00Z" w16du:dateUtc="2025-01-15T18:44:00Z"/>
          <w:lang w:val="es-ES"/>
        </w:rPr>
      </w:pPr>
    </w:p>
    <w:p w14:paraId="16054E5F" w14:textId="13797DEE" w:rsidR="00D03E0F" w:rsidDel="001A5E06" w:rsidRDefault="00D03E0F" w:rsidP="00AF3232">
      <w:pPr>
        <w:rPr>
          <w:del w:id="91" w:author="Matías Bunster Raby" w:date="2025-01-15T15:44:00Z" w16du:dateUtc="2025-01-15T18:44:00Z"/>
          <w:lang w:val="es-ES"/>
        </w:rPr>
      </w:pPr>
    </w:p>
    <w:p w14:paraId="3E8C5A86" w14:textId="36E0D70C" w:rsidR="002A6A15" w:rsidDel="001A5E06" w:rsidRDefault="002A6A15" w:rsidP="00AF3232">
      <w:pPr>
        <w:rPr>
          <w:del w:id="92" w:author="Matías Bunster Raby" w:date="2025-01-15T15:44:00Z" w16du:dateUtc="2025-01-15T18:44:00Z"/>
          <w:lang w:val="es-ES"/>
        </w:rPr>
      </w:pPr>
    </w:p>
    <w:p w14:paraId="3BA80DA0" w14:textId="6AA6BB0D" w:rsidR="002A6A15" w:rsidDel="001A5E06" w:rsidRDefault="002A6A15" w:rsidP="00AF3232">
      <w:pPr>
        <w:rPr>
          <w:del w:id="93" w:author="Matías Bunster Raby" w:date="2025-01-15T15:44:00Z" w16du:dateUtc="2025-01-15T18:44:00Z"/>
          <w:lang w:val="es-ES"/>
        </w:rPr>
      </w:pPr>
    </w:p>
    <w:p w14:paraId="5A2A4D19" w14:textId="256A9EFD" w:rsidR="00D03E0F" w:rsidDel="001A5E06" w:rsidRDefault="00D03E0F" w:rsidP="00AF3232">
      <w:pPr>
        <w:rPr>
          <w:del w:id="94" w:author="Matías Bunster Raby" w:date="2025-01-15T15:45:00Z" w16du:dateUtc="2025-01-15T18:45:00Z"/>
          <w:lang w:val="es-ES"/>
        </w:rPr>
      </w:pPr>
    </w:p>
    <w:p w14:paraId="623E00BB" w14:textId="61DF4A70" w:rsidR="00D03E0F" w:rsidDel="001A5E06" w:rsidRDefault="00D03E0F" w:rsidP="00AF3232">
      <w:pPr>
        <w:rPr>
          <w:del w:id="95" w:author="Matías Bunster Raby" w:date="2025-01-15T15:45:00Z" w16du:dateUtc="2025-01-15T18:45:00Z"/>
          <w:lang w:val="es-ES"/>
        </w:rPr>
      </w:pPr>
    </w:p>
    <w:p w14:paraId="64B0ECFF" w14:textId="1D03D00F" w:rsidR="00AF3232" w:rsidRPr="00D15418" w:rsidDel="001A5E06" w:rsidRDefault="00AF3232" w:rsidP="00AF3232">
      <w:pPr>
        <w:rPr>
          <w:del w:id="96" w:author="Matías Bunster Raby" w:date="2025-01-15T15:44:00Z" w16du:dateUtc="2025-01-15T18:44:00Z"/>
          <w:lang w:val="es-ES"/>
        </w:rPr>
      </w:pPr>
      <w:del w:id="97" w:author="Matías Bunster Raby" w:date="2025-01-15T15:44:00Z" w16du:dateUtc="2025-01-15T18:44:00Z">
        <w:r w:rsidRPr="00D15418" w:rsidDel="001A5E06">
          <w:rPr>
            <w:lang w:val="es-ES"/>
          </w:rPr>
          <w:delText>Gráfico 11: Boxplot de per603</w:delText>
        </w:r>
        <w:r w:rsidR="005D44DC" w:rsidDel="001A5E06">
          <w:rPr>
            <w:lang w:val="es-ES"/>
          </w:rPr>
          <w:delText>: Moralidad Tradicional: Favorable</w:delText>
        </w:r>
      </w:del>
    </w:p>
    <w:p w14:paraId="467A80ED" w14:textId="36519702" w:rsidR="00AF3232" w:rsidRPr="00D15418" w:rsidDel="001A5E06" w:rsidRDefault="00AF3232" w:rsidP="0062611C">
      <w:pPr>
        <w:rPr>
          <w:del w:id="98" w:author="Matías Bunster Raby" w:date="2025-01-15T15:44:00Z" w16du:dateUtc="2025-01-15T18:44:00Z"/>
          <w:lang w:val="es-ES"/>
        </w:rPr>
      </w:pPr>
    </w:p>
    <w:p w14:paraId="15AF8297" w14:textId="05FDED29" w:rsidR="00412F4B" w:rsidRPr="00D15418" w:rsidDel="001A5E06" w:rsidRDefault="005720DF" w:rsidP="0062611C">
      <w:pPr>
        <w:rPr>
          <w:del w:id="99" w:author="Matías Bunster Raby" w:date="2025-01-15T15:45:00Z" w16du:dateUtc="2025-01-15T18:45:00Z"/>
          <w:lang w:val="es-ES"/>
        </w:rPr>
      </w:pPr>
      <w:del w:id="100" w:author="Matías Bunster Raby" w:date="2025-01-15T15:44:00Z" w16du:dateUtc="2025-01-15T18:44:00Z">
        <w:r w:rsidRPr="005720DF" w:rsidDel="001A5E06">
          <w:rPr>
            <w:noProof/>
            <w:lang w:val="es-ES"/>
          </w:rPr>
          <w:drawing>
            <wp:inline distT="0" distB="0" distL="0" distR="0" wp14:anchorId="6EFAC32E" wp14:editId="6572BF9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5"/>
                      <a:stretch>
                        <a:fillRect/>
                      </a:stretch>
                    </pic:blipFill>
                    <pic:spPr>
                      <a:xfrm>
                        <a:off x="0" y="0"/>
                        <a:ext cx="5431790" cy="2842895"/>
                      </a:xfrm>
                      <a:prstGeom prst="rect">
                        <a:avLst/>
                      </a:prstGeom>
                    </pic:spPr>
                  </pic:pic>
                </a:graphicData>
              </a:graphic>
            </wp:inline>
          </w:drawing>
        </w:r>
      </w:del>
    </w:p>
    <w:p w14:paraId="66B5CB9C" w14:textId="797FFB7B" w:rsidR="00AF3232" w:rsidRPr="00D15418" w:rsidDel="001A5E06" w:rsidRDefault="00AF3232" w:rsidP="0062611C">
      <w:pPr>
        <w:rPr>
          <w:del w:id="101" w:author="Matías Bunster Raby" w:date="2025-01-15T15:45:00Z" w16du:dateUtc="2025-01-15T18:45:00Z"/>
          <w:lang w:val="es-ES"/>
        </w:rPr>
      </w:pPr>
    </w:p>
    <w:p w14:paraId="2E0FC83F" w14:textId="52A2889D" w:rsidR="00AF3232" w:rsidDel="001A5E06" w:rsidRDefault="00AF3232" w:rsidP="0062611C">
      <w:pPr>
        <w:rPr>
          <w:del w:id="102" w:author="Matías Bunster Raby" w:date="2025-01-15T15:45:00Z" w16du:dateUtc="2025-01-15T18:45:00Z"/>
          <w:lang w:val="es-ES"/>
        </w:rPr>
      </w:pPr>
    </w:p>
    <w:p w14:paraId="0AE5387C" w14:textId="6C185EFA" w:rsidR="006E2EB9" w:rsidDel="001A5E06" w:rsidRDefault="006E2EB9" w:rsidP="0062611C">
      <w:pPr>
        <w:rPr>
          <w:del w:id="103" w:author="Matías Bunster Raby" w:date="2025-01-15T15:45:00Z" w16du:dateUtc="2025-01-15T18:45:00Z"/>
          <w:lang w:val="es-ES"/>
        </w:rPr>
      </w:pPr>
    </w:p>
    <w:p w14:paraId="2BFA7548" w14:textId="7E008A96" w:rsidR="006E2EB9" w:rsidRPr="00D15418" w:rsidDel="001A5E06" w:rsidRDefault="006E2EB9" w:rsidP="0062611C">
      <w:pPr>
        <w:rPr>
          <w:del w:id="104" w:author="Matías Bunster Raby" w:date="2025-01-15T15:45:00Z" w16du:dateUtc="2025-01-15T18:45:00Z"/>
          <w:lang w:val="es-ES"/>
        </w:rPr>
      </w:pPr>
    </w:p>
    <w:p w14:paraId="18B4274D" w14:textId="53815AE3" w:rsidR="00AF3232" w:rsidDel="001A5E06" w:rsidRDefault="00AF3232" w:rsidP="00AF3232">
      <w:pPr>
        <w:rPr>
          <w:del w:id="105" w:author="Matías Bunster Raby" w:date="2025-01-15T15:45:00Z" w16du:dateUtc="2025-01-15T18:45:00Z"/>
          <w:lang w:val="es-ES"/>
        </w:rPr>
      </w:pPr>
      <w:del w:id="106" w:author="Matías Bunster Raby" w:date="2025-01-15T15:45:00Z" w16du:dateUtc="2025-01-15T18:45:00Z">
        <w:r w:rsidRPr="00D15418" w:rsidDel="001A5E06">
          <w:rPr>
            <w:lang w:val="es-ES"/>
          </w:rPr>
          <w:delText>Gráfico 11: Boxplot de per604</w:delText>
        </w:r>
        <w:r w:rsidR="005720DF" w:rsidDel="001A5E06">
          <w:rPr>
            <w:lang w:val="es-ES"/>
          </w:rPr>
          <w:delText>: Moralidad Tradicional: Desfavorable</w:delText>
        </w:r>
      </w:del>
    </w:p>
    <w:p w14:paraId="1C8143A7" w14:textId="77777777" w:rsidR="005720DF" w:rsidRPr="00D15418" w:rsidDel="001A5E06" w:rsidRDefault="005720DF" w:rsidP="00AF3232">
      <w:pPr>
        <w:rPr>
          <w:del w:id="107" w:author="Matías Bunster Raby" w:date="2025-01-15T15:45:00Z" w16du:dateUtc="2025-01-15T18:45:00Z"/>
          <w:lang w:val="es-ES"/>
        </w:rPr>
      </w:pPr>
    </w:p>
    <w:p w14:paraId="49388787" w14:textId="2F40A9B8" w:rsidR="00AF3232" w:rsidRPr="00D15418" w:rsidDel="001A5E06" w:rsidRDefault="00AF3232" w:rsidP="0062611C">
      <w:pPr>
        <w:rPr>
          <w:del w:id="108" w:author="Matías Bunster Raby" w:date="2025-01-15T15:45:00Z" w16du:dateUtc="2025-01-15T18:45:00Z"/>
          <w:lang w:val="es-ES"/>
        </w:rPr>
      </w:pPr>
    </w:p>
    <w:p w14:paraId="73D1EA29" w14:textId="71DF4628" w:rsidR="00412F4B" w:rsidRPr="00D15418" w:rsidDel="001A5E06" w:rsidRDefault="005720DF" w:rsidP="0062611C">
      <w:pPr>
        <w:rPr>
          <w:del w:id="109" w:author="Matías Bunster Raby" w:date="2025-01-15T15:45:00Z" w16du:dateUtc="2025-01-15T18:45:00Z"/>
          <w:lang w:val="es-ES"/>
        </w:rPr>
      </w:pPr>
      <w:del w:id="110" w:author="Matías Bunster Raby" w:date="2025-01-15T15:45:00Z" w16du:dateUtc="2025-01-15T18:45:00Z">
        <w:r w:rsidRPr="005720DF" w:rsidDel="001A5E06">
          <w:rPr>
            <w:noProof/>
            <w:lang w:val="es-ES"/>
          </w:rPr>
          <w:drawing>
            <wp:inline distT="0" distB="0" distL="0" distR="0" wp14:anchorId="69352C17" wp14:editId="1D935DAD">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6"/>
                      <a:stretch>
                        <a:fillRect/>
                      </a:stretch>
                    </pic:blipFill>
                    <pic:spPr>
                      <a:xfrm>
                        <a:off x="0" y="0"/>
                        <a:ext cx="5431790" cy="2778760"/>
                      </a:xfrm>
                      <a:prstGeom prst="rect">
                        <a:avLst/>
                      </a:prstGeom>
                    </pic:spPr>
                  </pic:pic>
                </a:graphicData>
              </a:graphic>
            </wp:inline>
          </w:drawing>
        </w:r>
      </w:del>
    </w:p>
    <w:p w14:paraId="71A98DBC" w14:textId="77777777" w:rsidR="00AF3232" w:rsidRPr="00D15418" w:rsidDel="001A5E06" w:rsidRDefault="00AF3232" w:rsidP="0062611C">
      <w:pPr>
        <w:rPr>
          <w:del w:id="111" w:author="Matías Bunster Raby" w:date="2025-01-15T15:45:00Z" w16du:dateUtc="2025-01-15T18:45:00Z"/>
          <w:lang w:val="es-ES"/>
        </w:rPr>
      </w:pPr>
    </w:p>
    <w:p w14:paraId="24D2F535" w14:textId="5D805163" w:rsidR="00AF3232" w:rsidRPr="00D15418" w:rsidDel="001A5E06" w:rsidRDefault="00AF3232" w:rsidP="0062611C">
      <w:pPr>
        <w:rPr>
          <w:del w:id="112" w:author="Matías Bunster Raby" w:date="2025-01-15T15:45:00Z" w16du:dateUtc="2025-01-15T18:45:00Z"/>
          <w:lang w:val="es-ES"/>
        </w:rPr>
      </w:pPr>
    </w:p>
    <w:p w14:paraId="20A04834" w14:textId="550CA5F2" w:rsidR="00AF3232" w:rsidRPr="00D15418" w:rsidDel="001A5E06" w:rsidRDefault="00AF3232" w:rsidP="00AF3232">
      <w:pPr>
        <w:rPr>
          <w:del w:id="113" w:author="Matías Bunster Raby" w:date="2025-01-15T15:45:00Z" w16du:dateUtc="2025-01-15T18:45:00Z"/>
          <w:lang w:val="es-ES"/>
        </w:rPr>
      </w:pPr>
      <w:del w:id="114" w:author="Matías Bunster Raby" w:date="2025-01-15T15:45:00Z" w16du:dateUtc="2025-01-15T18:45:00Z">
        <w:r w:rsidRPr="00D15418" w:rsidDel="001A5E06">
          <w:rPr>
            <w:lang w:val="es-ES"/>
          </w:rPr>
          <w:delText>Gráfico 1</w:delText>
        </w:r>
        <w:r w:rsidR="005169D5" w:rsidRPr="00D15418" w:rsidDel="001A5E06">
          <w:rPr>
            <w:lang w:val="es-ES"/>
          </w:rPr>
          <w:delText>2</w:delText>
        </w:r>
        <w:r w:rsidRPr="00D15418" w:rsidDel="001A5E06">
          <w:rPr>
            <w:lang w:val="es-ES"/>
          </w:rPr>
          <w:delText>: Boxplot de per605</w:delText>
        </w:r>
        <w:r w:rsidR="005720DF" w:rsidDel="001A5E06">
          <w:rPr>
            <w:lang w:val="es-ES"/>
          </w:rPr>
          <w:delText>: Ley y Orden: Favorable</w:delText>
        </w:r>
      </w:del>
    </w:p>
    <w:p w14:paraId="30C214AF" w14:textId="61472920" w:rsidR="00AF3232" w:rsidRPr="00D15418" w:rsidDel="001A5E06" w:rsidRDefault="00AF3232" w:rsidP="0062611C">
      <w:pPr>
        <w:rPr>
          <w:del w:id="115" w:author="Matías Bunster Raby" w:date="2025-01-15T15:45:00Z" w16du:dateUtc="2025-01-15T18:45:00Z"/>
          <w:lang w:val="es-ES"/>
        </w:rPr>
      </w:pPr>
    </w:p>
    <w:p w14:paraId="6DA33EBE" w14:textId="1EBF1982" w:rsidR="00412F4B" w:rsidRPr="00D15418" w:rsidDel="001A5E06" w:rsidRDefault="005720DF" w:rsidP="0062611C">
      <w:pPr>
        <w:rPr>
          <w:del w:id="116" w:author="Matías Bunster Raby" w:date="2025-01-15T15:45:00Z" w16du:dateUtc="2025-01-15T18:45:00Z"/>
          <w:lang w:val="es-ES"/>
        </w:rPr>
      </w:pPr>
      <w:del w:id="117" w:author="Matías Bunster Raby" w:date="2025-01-15T15:45:00Z" w16du:dateUtc="2025-01-15T18:45:00Z">
        <w:r w:rsidRPr="005720DF" w:rsidDel="001A5E06">
          <w:rPr>
            <w:noProof/>
            <w:lang w:val="es-ES"/>
          </w:rPr>
          <w:drawing>
            <wp:inline distT="0" distB="0" distL="0" distR="0" wp14:anchorId="0BEB049B" wp14:editId="097DC354">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7"/>
                      <a:stretch>
                        <a:fillRect/>
                      </a:stretch>
                    </pic:blipFill>
                    <pic:spPr>
                      <a:xfrm>
                        <a:off x="0" y="0"/>
                        <a:ext cx="5431790" cy="2963545"/>
                      </a:xfrm>
                      <a:prstGeom prst="rect">
                        <a:avLst/>
                      </a:prstGeom>
                    </pic:spPr>
                  </pic:pic>
                </a:graphicData>
              </a:graphic>
            </wp:inline>
          </w:drawing>
        </w:r>
      </w:del>
    </w:p>
    <w:p w14:paraId="7A951944" w14:textId="5EBBD4FA" w:rsidR="00DC7521" w:rsidDel="001A5E06" w:rsidRDefault="00DC7521" w:rsidP="0062611C">
      <w:pPr>
        <w:rPr>
          <w:del w:id="118" w:author="Matías Bunster Raby" w:date="2025-01-15T15:45:00Z" w16du:dateUtc="2025-01-15T18:45:00Z"/>
          <w:lang w:val="es-ES"/>
        </w:rPr>
      </w:pPr>
    </w:p>
    <w:p w14:paraId="2EE868FC" w14:textId="7B386035" w:rsidR="006E2EB9" w:rsidDel="001A5E06" w:rsidRDefault="006E2EB9" w:rsidP="0062611C">
      <w:pPr>
        <w:rPr>
          <w:del w:id="119" w:author="Matías Bunster Raby" w:date="2025-01-15T15:45:00Z" w16du:dateUtc="2025-01-15T18:45:00Z"/>
          <w:lang w:val="es-ES"/>
        </w:rPr>
      </w:pPr>
    </w:p>
    <w:p w14:paraId="7E4578B5" w14:textId="77777777" w:rsidR="006E2EB9" w:rsidRPr="00D15418" w:rsidRDefault="006E2EB9" w:rsidP="0062611C">
      <w:pPr>
        <w:rPr>
          <w:lang w:val="es-ES"/>
        </w:rPr>
      </w:pPr>
    </w:p>
    <w:p w14:paraId="4A55F147" w14:textId="77777777" w:rsidR="005169D5" w:rsidRPr="00D15418" w:rsidRDefault="005169D5" w:rsidP="0062611C">
      <w:pPr>
        <w:rPr>
          <w:lang w:val="es-ES"/>
        </w:rPr>
      </w:pPr>
    </w:p>
    <w:p w14:paraId="688A4AC2" w14:textId="1C4D5334" w:rsidR="007D1785" w:rsidRPr="00D15418" w:rsidRDefault="00410CB8" w:rsidP="0062611C">
      <w:pPr>
        <w:rPr>
          <w:b/>
          <w:bCs/>
          <w:lang w:val="es-ES"/>
        </w:rPr>
      </w:pPr>
      <w:r>
        <w:rPr>
          <w:b/>
          <w:bCs/>
          <w:lang w:val="es-ES"/>
        </w:rPr>
        <w:t>4</w:t>
      </w:r>
      <w:r w:rsidR="00746429" w:rsidRPr="00D15418">
        <w:rPr>
          <w:b/>
          <w:bCs/>
          <w:lang w:val="es-ES"/>
        </w:rPr>
        <w:t>.</w:t>
      </w:r>
      <w:r w:rsidR="00DC7521"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3595C4AA" w:rsidR="005169D5" w:rsidDel="001A5E06" w:rsidRDefault="005169D5" w:rsidP="00AF3232">
      <w:pPr>
        <w:spacing w:line="480" w:lineRule="auto"/>
        <w:rPr>
          <w:del w:id="120" w:author="Matías Bunster Raby" w:date="2025-01-15T15:45:00Z" w16du:dateUtc="2025-01-15T18:45:00Z"/>
          <w:rFonts w:eastAsiaTheme="minorHAnsi" w:cstheme="minorBidi"/>
          <w:szCs w:val="22"/>
          <w:lang w:val="es-ES"/>
        </w:rPr>
      </w:pPr>
    </w:p>
    <w:p w14:paraId="72CB8099" w14:textId="19F65160" w:rsidR="00D03E0F" w:rsidDel="001A5E06" w:rsidRDefault="00D03E0F" w:rsidP="00AF3232">
      <w:pPr>
        <w:spacing w:line="480" w:lineRule="auto"/>
        <w:rPr>
          <w:del w:id="121" w:author="Matías Bunster Raby" w:date="2025-01-15T15:45:00Z" w16du:dateUtc="2025-01-15T18:45:00Z"/>
          <w:rFonts w:eastAsiaTheme="minorHAnsi" w:cstheme="minorBidi"/>
          <w:szCs w:val="22"/>
          <w:lang w:val="es-ES"/>
        </w:rPr>
      </w:pPr>
    </w:p>
    <w:p w14:paraId="2BA20A49" w14:textId="02CE3E6E" w:rsidR="00D03E0F" w:rsidDel="001A5E06" w:rsidRDefault="00D03E0F" w:rsidP="00AF3232">
      <w:pPr>
        <w:spacing w:line="480" w:lineRule="auto"/>
        <w:rPr>
          <w:del w:id="122" w:author="Matías Bunster Raby" w:date="2025-01-15T15:45:00Z" w16du:dateUtc="2025-01-15T18:45:00Z"/>
          <w:rFonts w:eastAsiaTheme="minorHAnsi" w:cstheme="minorBidi"/>
          <w:szCs w:val="22"/>
          <w:lang w:val="es-ES"/>
        </w:rPr>
      </w:pPr>
    </w:p>
    <w:p w14:paraId="5209919B" w14:textId="259592B8" w:rsidR="00D03E0F" w:rsidDel="001A5E06" w:rsidRDefault="00D03E0F" w:rsidP="00AF3232">
      <w:pPr>
        <w:spacing w:line="480" w:lineRule="auto"/>
        <w:rPr>
          <w:del w:id="123" w:author="Matías Bunster Raby" w:date="2025-01-15T15:45:00Z" w16du:dateUtc="2025-01-15T18:45:00Z"/>
          <w:rFonts w:eastAsiaTheme="minorHAnsi" w:cstheme="minorBidi"/>
          <w:szCs w:val="22"/>
          <w:lang w:val="es-ES"/>
        </w:rPr>
      </w:pPr>
    </w:p>
    <w:p w14:paraId="7AC416D4" w14:textId="53C86DFE" w:rsidR="00D03E0F" w:rsidDel="001A5E06" w:rsidRDefault="00D03E0F" w:rsidP="00AF3232">
      <w:pPr>
        <w:spacing w:line="480" w:lineRule="auto"/>
        <w:rPr>
          <w:del w:id="124" w:author="Matías Bunster Raby" w:date="2025-01-15T15:45:00Z" w16du:dateUtc="2025-01-15T18:45:00Z"/>
          <w:rFonts w:eastAsiaTheme="minorHAnsi" w:cstheme="minorBidi"/>
          <w:szCs w:val="22"/>
          <w:lang w:val="es-ES"/>
        </w:rPr>
      </w:pPr>
    </w:p>
    <w:p w14:paraId="33063EDE" w14:textId="4B3079AC" w:rsidR="00D03E0F" w:rsidDel="001A5E06" w:rsidRDefault="00D03E0F" w:rsidP="00AF3232">
      <w:pPr>
        <w:spacing w:line="480" w:lineRule="auto"/>
        <w:rPr>
          <w:del w:id="125" w:author="Matías Bunster Raby" w:date="2025-01-15T15:45:00Z" w16du:dateUtc="2025-01-15T18:45:00Z"/>
          <w:rFonts w:eastAsiaTheme="minorHAnsi" w:cstheme="minorBidi"/>
          <w:szCs w:val="22"/>
          <w:lang w:val="es-ES"/>
        </w:rPr>
      </w:pPr>
    </w:p>
    <w:p w14:paraId="3D49ABE4" w14:textId="13CFCDFE" w:rsidR="00D03E0F" w:rsidDel="001A5E06" w:rsidRDefault="00D03E0F" w:rsidP="00AF3232">
      <w:pPr>
        <w:spacing w:line="480" w:lineRule="auto"/>
        <w:rPr>
          <w:del w:id="126" w:author="Matías Bunster Raby" w:date="2025-01-15T15:45:00Z" w16du:dateUtc="2025-01-15T18:45:00Z"/>
          <w:rFonts w:eastAsiaTheme="minorHAnsi" w:cstheme="minorBidi"/>
          <w:szCs w:val="22"/>
          <w:lang w:val="es-ES"/>
        </w:rPr>
      </w:pPr>
    </w:p>
    <w:p w14:paraId="0A4B66EE" w14:textId="261E4A8A" w:rsidR="00D03E0F" w:rsidRPr="00D15418" w:rsidDel="001A5E06" w:rsidRDefault="00D03E0F" w:rsidP="00AF3232">
      <w:pPr>
        <w:spacing w:line="480" w:lineRule="auto"/>
        <w:rPr>
          <w:del w:id="127" w:author="Matías Bunster Raby" w:date="2025-01-15T15:45:00Z" w16du:dateUtc="2025-01-15T18:45:00Z"/>
          <w:rFonts w:eastAsiaTheme="minorHAnsi" w:cstheme="minorBidi"/>
          <w:szCs w:val="22"/>
          <w:lang w:val="es-ES"/>
        </w:rPr>
      </w:pPr>
    </w:p>
    <w:p w14:paraId="0958E52D" w14:textId="77777777" w:rsidR="001A5E06" w:rsidRDefault="001A5E06" w:rsidP="008D0B8E">
      <w:pPr>
        <w:rPr>
          <w:ins w:id="128" w:author="Matías Bunster Raby" w:date="2025-01-15T15:45:00Z" w16du:dateUtc="2025-01-15T18:45:00Z"/>
          <w:lang w:val="es-ES"/>
        </w:rPr>
      </w:pPr>
    </w:p>
    <w:p w14:paraId="078C4FAB" w14:textId="36671359" w:rsidR="005169D5" w:rsidRPr="00D15418" w:rsidRDefault="005169D5" w:rsidP="008D0B8E">
      <w:pPr>
        <w:rPr>
          <w:lang w:val="es-ES"/>
        </w:rPr>
      </w:pPr>
      <w:r w:rsidRPr="00D15418">
        <w:rPr>
          <w:lang w:val="es-ES"/>
        </w:rPr>
        <w:t>Gráfico 1</w:t>
      </w:r>
      <w:ins w:id="129" w:author="Matías Bunster Raby" w:date="2025-01-15T15:45:00Z" w16du:dateUtc="2025-01-15T18:45:00Z">
        <w:r w:rsidR="001A5E06">
          <w:rPr>
            <w:lang w:val="es-ES"/>
          </w:rPr>
          <w:t>1</w:t>
        </w:r>
      </w:ins>
      <w:del w:id="130" w:author="Matías Bunster Raby" w:date="2025-01-15T15:45:00Z" w16du:dateUtc="2025-01-15T18:45:00Z">
        <w:r w:rsidRPr="00D15418" w:rsidDel="001A5E06">
          <w:rPr>
            <w:lang w:val="es-ES"/>
          </w:rPr>
          <w:delText>3</w:delText>
        </w:r>
      </w:del>
      <w:r w:rsidRPr="00D15418">
        <w:rPr>
          <w:lang w:val="es-ES"/>
        </w:rPr>
        <w:t xml:space="preserve">: 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noProof/>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8"/>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Default="007D1785" w:rsidP="0062611C">
      <w:pPr>
        <w:rPr>
          <w:lang w:val="es-ES"/>
        </w:rPr>
      </w:pPr>
    </w:p>
    <w:p w14:paraId="032B86B3" w14:textId="77777777" w:rsidR="00D03E0F" w:rsidRPr="00D15418" w:rsidRDefault="00D03E0F" w:rsidP="0062611C">
      <w:pPr>
        <w:rPr>
          <w:lang w:val="es-ES"/>
        </w:rPr>
      </w:pPr>
    </w:p>
    <w:p w14:paraId="4032FBC6" w14:textId="3A2F2273" w:rsidR="00947760" w:rsidRPr="00D15418" w:rsidRDefault="00410CB8" w:rsidP="0062611C">
      <w:pPr>
        <w:rPr>
          <w:b/>
          <w:bCs/>
          <w:lang w:val="es-ES"/>
        </w:rPr>
      </w:pPr>
      <w:r>
        <w:rPr>
          <w:b/>
          <w:bCs/>
          <w:lang w:val="es-ES"/>
        </w:rPr>
        <w:t>4</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FD5C25B" w:rsidR="00C0539B" w:rsidRPr="00D15418" w:rsidRDefault="00410CB8" w:rsidP="0062611C">
      <w:pPr>
        <w:rPr>
          <w:b/>
          <w:bCs/>
          <w:lang w:val="es-ES"/>
        </w:rPr>
      </w:pPr>
      <w:r>
        <w:rPr>
          <w:b/>
          <w:bCs/>
          <w:lang w:val="es-ES"/>
        </w:rPr>
        <w:t>4</w:t>
      </w:r>
      <w:r w:rsidR="00C0539B" w:rsidRPr="00161350">
        <w:rPr>
          <w:b/>
          <w:bCs/>
          <w:lang w:val="es-ES"/>
        </w:rPr>
        <w:t xml:space="preserve">.5 Aplicación de K-MEANS para un período de </w:t>
      </w:r>
      <w:r w:rsidR="00F45B6A">
        <w:rPr>
          <w:b/>
          <w:bCs/>
          <w:lang w:val="es-ES"/>
        </w:rPr>
        <w:t>tiempo</w:t>
      </w:r>
      <w:r w:rsidR="00744244">
        <w:rPr>
          <w:b/>
          <w:bCs/>
          <w:lang w:val="es-ES"/>
        </w:rPr>
        <w:t xml:space="preserve"> (2003-202</w:t>
      </w:r>
      <w:r w:rsidR="00D14F1C">
        <w:rPr>
          <w:b/>
          <w:bCs/>
          <w:lang w:val="es-ES"/>
        </w:rPr>
        <w:t>2</w:t>
      </w:r>
      <w:r w:rsidR="00744244">
        <w:rPr>
          <w:b/>
          <w:bCs/>
          <w:lang w:val="es-ES"/>
        </w:rPr>
        <w:t>)</w:t>
      </w:r>
    </w:p>
    <w:p w14:paraId="33D14565" w14:textId="77777777" w:rsidR="007C2FD1" w:rsidRPr="00D15418" w:rsidRDefault="007C2FD1" w:rsidP="0062611C">
      <w:pPr>
        <w:rPr>
          <w:b/>
          <w:bCs/>
          <w:lang w:val="es-ES"/>
        </w:rPr>
      </w:pPr>
    </w:p>
    <w:p w14:paraId="3AC29BA0" w14:textId="55DFDB42" w:rsidR="00BF0DC8" w:rsidRPr="00D15418" w:rsidRDefault="00F34B4C" w:rsidP="007C2FD1">
      <w:pPr>
        <w:spacing w:line="480" w:lineRule="auto"/>
        <w:rPr>
          <w:rFonts w:eastAsiaTheme="minorHAnsi" w:cstheme="minorBidi"/>
          <w:szCs w:val="22"/>
          <w:lang w:val="es-ES"/>
        </w:rPr>
      </w:pPr>
      <w:r>
        <w:rPr>
          <w:rFonts w:eastAsiaTheme="minorHAnsi" w:cstheme="minorBidi"/>
          <w:szCs w:val="22"/>
          <w:lang w:val="es-ES"/>
        </w:rPr>
        <w:t xml:space="preserve">Queremos visualizar si </w:t>
      </w:r>
      <w:r w:rsidR="00F45B6A">
        <w:rPr>
          <w:rFonts w:eastAsiaTheme="minorHAnsi" w:cstheme="minorBidi"/>
          <w:szCs w:val="22"/>
          <w:lang w:val="es-ES"/>
        </w:rPr>
        <w:t xml:space="preserve">en el contexto en análisis, en un período de tiempo cualquiera </w:t>
      </w:r>
      <w:r>
        <w:rPr>
          <w:rFonts w:eastAsiaTheme="minorHAnsi" w:cstheme="minorBidi"/>
          <w:szCs w:val="22"/>
          <w:lang w:val="es-ES"/>
        </w:rPr>
        <w:t>los países tienden a agruparse de una manera</w:t>
      </w:r>
      <w:r w:rsidR="009A4D6C">
        <w:rPr>
          <w:rFonts w:eastAsiaTheme="minorHAnsi" w:cstheme="minorBidi"/>
          <w:szCs w:val="22"/>
          <w:lang w:val="es-ES"/>
        </w:rPr>
        <w:t xml:space="preserve"> en que forman grupos o </w:t>
      </w:r>
      <w:proofErr w:type="spellStart"/>
      <w:proofErr w:type="gramStart"/>
      <w:r w:rsidR="009A4D6C">
        <w:rPr>
          <w:rFonts w:eastAsiaTheme="minorHAnsi" w:cstheme="minorBidi"/>
          <w:szCs w:val="22"/>
          <w:lang w:val="es-ES"/>
        </w:rPr>
        <w:t>clusters</w:t>
      </w:r>
      <w:proofErr w:type="spellEnd"/>
      <w:proofErr w:type="gramEnd"/>
      <w:r>
        <w:rPr>
          <w:rFonts w:eastAsiaTheme="minorHAnsi" w:cstheme="minorBidi"/>
          <w:szCs w:val="22"/>
          <w:lang w:val="es-ES"/>
        </w:rPr>
        <w:t>.</w:t>
      </w:r>
      <w:r w:rsidR="00EF3180">
        <w:rPr>
          <w:rFonts w:eastAsiaTheme="minorHAnsi" w:cstheme="minorBidi"/>
          <w:szCs w:val="22"/>
          <w:lang w:val="es-ES"/>
        </w:rPr>
        <w:t xml:space="preserve"> </w:t>
      </w:r>
      <w:r w:rsidR="002304E9">
        <w:rPr>
          <w:rFonts w:eastAsiaTheme="minorHAnsi" w:cstheme="minorBidi"/>
          <w:szCs w:val="22"/>
          <w:lang w:val="es-ES"/>
        </w:rPr>
        <w:t xml:space="preserve">En el período de tiempo a elegir deseamos que no haya países sobre representados por llevar más </w:t>
      </w:r>
      <w:r w:rsidR="002304E9">
        <w:rPr>
          <w:rFonts w:eastAsiaTheme="minorHAnsi" w:cstheme="minorBidi"/>
          <w:szCs w:val="22"/>
          <w:lang w:val="es-ES"/>
        </w:rPr>
        <w:lastRenderedPageBreak/>
        <w:t xml:space="preserve">tiempo informando al </w:t>
      </w:r>
      <w:proofErr w:type="spellStart"/>
      <w:r w:rsidR="002304E9">
        <w:rPr>
          <w:rFonts w:eastAsiaTheme="minorHAnsi" w:cstheme="minorBidi"/>
          <w:szCs w:val="22"/>
          <w:lang w:val="es-ES"/>
        </w:rPr>
        <w:t>Manifesto</w:t>
      </w:r>
      <w:proofErr w:type="spellEnd"/>
      <w:r w:rsidR="002304E9">
        <w:rPr>
          <w:rFonts w:eastAsiaTheme="minorHAnsi" w:cstheme="minorBidi"/>
          <w:szCs w:val="22"/>
          <w:lang w:val="es-ES"/>
        </w:rPr>
        <w:t xml:space="preserve"> Project</w:t>
      </w:r>
      <w:r w:rsidR="007D47C3">
        <w:rPr>
          <w:rFonts w:eastAsiaTheme="minorHAnsi" w:cstheme="minorBidi"/>
          <w:szCs w:val="22"/>
          <w:lang w:val="es-ES"/>
        </w:rPr>
        <w:t xml:space="preserve">; también, por el análisis posterior, es deseable que se trate de un tiempo reciente. </w:t>
      </w:r>
      <w:r w:rsidR="002304E9">
        <w:rPr>
          <w:rFonts w:eastAsiaTheme="minorHAnsi" w:cstheme="minorBidi"/>
          <w:szCs w:val="22"/>
          <w:lang w:val="es-ES"/>
        </w:rPr>
        <w:t>2003 a 202</w:t>
      </w:r>
      <w:r w:rsidR="00D14F1C">
        <w:rPr>
          <w:rFonts w:eastAsiaTheme="minorHAnsi" w:cstheme="minorBidi"/>
          <w:szCs w:val="22"/>
          <w:lang w:val="es-ES"/>
        </w:rPr>
        <w:t>2</w:t>
      </w:r>
      <w:r w:rsidR="002304E9">
        <w:rPr>
          <w:rFonts w:eastAsiaTheme="minorHAnsi" w:cstheme="minorBidi"/>
          <w:szCs w:val="22"/>
          <w:lang w:val="es-ES"/>
        </w:rPr>
        <w:t xml:space="preserve"> cumple con esta</w:t>
      </w:r>
      <w:r w:rsidR="007D47C3">
        <w:rPr>
          <w:rFonts w:eastAsiaTheme="minorHAnsi" w:cstheme="minorBidi"/>
          <w:szCs w:val="22"/>
          <w:lang w:val="es-ES"/>
        </w:rPr>
        <w:t>s dos condiciones</w:t>
      </w:r>
      <w:r w:rsidR="002304E9">
        <w:rPr>
          <w:rFonts w:eastAsiaTheme="minorHAnsi" w:cstheme="minorBidi"/>
          <w:szCs w:val="22"/>
          <w:lang w:val="es-ES"/>
        </w:rPr>
        <w:t xml:space="preserve">. </w:t>
      </w:r>
      <w:r w:rsidR="007D47C3">
        <w:rPr>
          <w:rFonts w:eastAsiaTheme="minorHAnsi" w:cstheme="minorBidi"/>
          <w:szCs w:val="22"/>
          <w:lang w:val="es-ES"/>
        </w:rPr>
        <w:t>Por último, e</w:t>
      </w:r>
      <w:r w:rsidR="00EF3180">
        <w:rPr>
          <w:rFonts w:eastAsiaTheme="minorHAnsi" w:cstheme="minorBidi"/>
          <w:szCs w:val="22"/>
          <w:lang w:val="es-ES"/>
        </w:rPr>
        <w:t xml:space="preserve">ste período lo subdividiremos en </w:t>
      </w:r>
      <w:r w:rsidR="007D47C3">
        <w:rPr>
          <w:rFonts w:eastAsiaTheme="minorHAnsi" w:cstheme="minorBidi"/>
          <w:szCs w:val="22"/>
          <w:lang w:val="es-ES"/>
        </w:rPr>
        <w:t>subperíodos</w:t>
      </w:r>
      <w:r w:rsidR="00EF3180">
        <w:rPr>
          <w:rFonts w:eastAsiaTheme="minorHAnsi" w:cstheme="minorBidi"/>
          <w:szCs w:val="22"/>
          <w:lang w:val="es-ES"/>
        </w:rPr>
        <w:t xml:space="preserve"> a cada uno de los cuales aplicaremos K-MEANS.</w:t>
      </w:r>
      <w:r w:rsidR="007D47C3">
        <w:rPr>
          <w:rFonts w:eastAsiaTheme="minorHAnsi" w:cstheme="minorBidi"/>
          <w:szCs w:val="22"/>
          <w:lang w:val="es-ES"/>
        </w:rPr>
        <w:t xml:space="preserve"> </w:t>
      </w:r>
      <w:r w:rsidR="00EF3180">
        <w:rPr>
          <w:rFonts w:eastAsiaTheme="minorHAnsi" w:cstheme="minorBidi"/>
          <w:szCs w:val="22"/>
          <w:lang w:val="es-ES"/>
        </w:rPr>
        <w:t xml:space="preserve">Dado que no </w:t>
      </w:r>
      <w:r w:rsidR="0050347C">
        <w:rPr>
          <w:rFonts w:eastAsiaTheme="minorHAnsi" w:cstheme="minorBidi"/>
          <w:szCs w:val="22"/>
          <w:lang w:val="es-ES"/>
        </w:rPr>
        <w:t>todos los países tienen</w:t>
      </w:r>
      <w:r w:rsidR="00EF3180">
        <w:rPr>
          <w:rFonts w:eastAsiaTheme="minorHAnsi" w:cstheme="minorBidi"/>
          <w:szCs w:val="22"/>
          <w:lang w:val="es-ES"/>
        </w:rPr>
        <w:t xml:space="preserve"> elecciones el mismo año, y que se desea concentrar una buena cantidad de datos a analizar, se eligió un período de 3 años.</w:t>
      </w:r>
      <w:r w:rsidR="00BF0DC8">
        <w:rPr>
          <w:rFonts w:eastAsiaTheme="minorHAnsi" w:cstheme="minorBidi"/>
          <w:szCs w:val="22"/>
          <w:lang w:val="es-ES"/>
        </w:rPr>
        <w:t xml:space="preserve"> </w:t>
      </w:r>
      <w:r w:rsidR="00A66045">
        <w:rPr>
          <w:rFonts w:eastAsiaTheme="minorHAnsi" w:cstheme="minorBidi"/>
          <w:szCs w:val="22"/>
          <w:lang w:val="es-ES"/>
        </w:rPr>
        <w:t xml:space="preserve">Se </w:t>
      </w:r>
      <w:r w:rsidR="00161350">
        <w:rPr>
          <w:rFonts w:eastAsiaTheme="minorHAnsi" w:cstheme="minorBidi"/>
          <w:szCs w:val="22"/>
          <w:lang w:val="es-ES"/>
        </w:rPr>
        <w:t xml:space="preserve">podría haber elegido un período </w:t>
      </w:r>
      <w:r w:rsidR="0050347C">
        <w:rPr>
          <w:rFonts w:eastAsiaTheme="minorHAnsi" w:cstheme="minorBidi"/>
          <w:szCs w:val="22"/>
          <w:lang w:val="es-ES"/>
        </w:rPr>
        <w:t>mayor,</w:t>
      </w:r>
      <w:r w:rsidR="00A66045">
        <w:rPr>
          <w:rFonts w:eastAsiaTheme="minorHAnsi" w:cstheme="minorBidi"/>
          <w:szCs w:val="22"/>
          <w:lang w:val="es-ES"/>
        </w:rPr>
        <w:t xml:space="preserve"> </w:t>
      </w:r>
      <w:r w:rsidR="00161350">
        <w:rPr>
          <w:rFonts w:eastAsiaTheme="minorHAnsi" w:cstheme="minorBidi"/>
          <w:szCs w:val="22"/>
          <w:lang w:val="es-ES"/>
        </w:rPr>
        <w:t>pero para cuando se quiera hacer análisis temporal se tendrían menos períodos para comparar.</w:t>
      </w:r>
    </w:p>
    <w:p w14:paraId="26373803" w14:textId="19597A3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611E4BD7" w:rsidR="00296BC4" w:rsidRPr="00296BC4" w:rsidRDefault="00410CB8" w:rsidP="007C2FD1">
      <w:pPr>
        <w:spacing w:line="480" w:lineRule="auto"/>
        <w:rPr>
          <w:rFonts w:eastAsiaTheme="minorHAnsi" w:cstheme="minorBidi"/>
          <w:b/>
          <w:bCs/>
          <w:szCs w:val="22"/>
          <w:lang w:val="es-ES"/>
        </w:rPr>
      </w:pPr>
      <w:r>
        <w:rPr>
          <w:rFonts w:eastAsiaTheme="minorHAnsi" w:cstheme="minorBidi"/>
          <w:b/>
          <w:bCs/>
          <w:szCs w:val="22"/>
          <w:lang w:val="es-ES"/>
        </w:rPr>
        <w:t>4</w:t>
      </w:r>
      <w:r w:rsidR="00296BC4" w:rsidRPr="00296BC4">
        <w:rPr>
          <w:rFonts w:eastAsiaTheme="minorHAnsi" w:cstheme="minorBidi"/>
          <w:b/>
          <w:bCs/>
          <w:szCs w:val="22"/>
          <w:lang w:val="es-ES"/>
        </w:rPr>
        <w:t xml:space="preserve">.5.1 Número de </w:t>
      </w:r>
      <w:proofErr w:type="spellStart"/>
      <w:proofErr w:type="gramStart"/>
      <w:r w:rsidR="00296BC4" w:rsidRPr="00296BC4">
        <w:rPr>
          <w:rFonts w:eastAsiaTheme="minorHAnsi" w:cstheme="minorBidi"/>
          <w:b/>
          <w:bCs/>
          <w:szCs w:val="22"/>
          <w:lang w:val="es-ES"/>
        </w:rPr>
        <w:t>clusters</w:t>
      </w:r>
      <w:proofErr w:type="spellEnd"/>
      <w:proofErr w:type="gramEnd"/>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 xml:space="preserve">es una técnica que ayuda a determinar el número óptimo de </w:t>
      </w:r>
      <w:proofErr w:type="spellStart"/>
      <w:proofErr w:type="gramStart"/>
      <w:r w:rsidR="008C1242" w:rsidRPr="00D15418">
        <w:rPr>
          <w:rFonts w:eastAsiaTheme="minorHAnsi" w:cstheme="minorBidi"/>
          <w:szCs w:val="22"/>
          <w:lang w:val="es-ES"/>
        </w:rPr>
        <w:t>clusters</w:t>
      </w:r>
      <w:proofErr w:type="spellEnd"/>
      <w:proofErr w:type="gramEnd"/>
      <w:r w:rsidR="008C1242"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18B1818B" w:rsidR="009077B1" w:rsidRPr="00D15418" w:rsidRDefault="00535195" w:rsidP="007C2FD1">
      <w:pPr>
        <w:spacing w:line="480" w:lineRule="auto"/>
        <w:rPr>
          <w:rFonts w:eastAsiaTheme="minorHAnsi" w:cstheme="minorBidi"/>
          <w:szCs w:val="22"/>
          <w:lang w:val="es-ES"/>
        </w:rPr>
      </w:pPr>
      <w:r>
        <w:rPr>
          <w:rFonts w:eastAsiaTheme="minorHAnsi" w:cstheme="minorBidi"/>
          <w:szCs w:val="22"/>
          <w:lang w:val="es-ES"/>
        </w:rPr>
        <w:t xml:space="preserve">Por ejemplo, </w:t>
      </w:r>
      <w:r w:rsidR="009D50F0" w:rsidRPr="00D15418">
        <w:rPr>
          <w:rFonts w:eastAsiaTheme="minorHAnsi" w:cstheme="minorBidi"/>
          <w:szCs w:val="22"/>
          <w:lang w:val="es-ES"/>
        </w:rPr>
        <w:t xml:space="preserve">en el período de 2006 a 2008 el método del codo nos indica que </w:t>
      </w:r>
      <w:proofErr w:type="spellStart"/>
      <w:r w:rsidR="009D50F0" w:rsidRPr="00D15418">
        <w:rPr>
          <w:rFonts w:eastAsiaTheme="minorHAnsi" w:cstheme="minorBidi"/>
          <w:szCs w:val="22"/>
          <w:lang w:val="es-ES"/>
        </w:rPr>
        <w:t>k_optimo</w:t>
      </w:r>
      <w:proofErr w:type="spellEnd"/>
      <w:r w:rsidR="009D50F0" w:rsidRPr="00D15418">
        <w:rPr>
          <w:rFonts w:eastAsiaTheme="minorHAnsi" w:cstheme="minorBidi"/>
          <w:szCs w:val="22"/>
          <w:lang w:val="es-ES"/>
        </w:rPr>
        <w:t>=2 como se indica en el siguiente gráfico.</w:t>
      </w:r>
    </w:p>
    <w:p w14:paraId="222F1DA7" w14:textId="77777777" w:rsidR="008D0B8E" w:rsidRDefault="008D0B8E" w:rsidP="007C2FD1">
      <w:pPr>
        <w:spacing w:line="480" w:lineRule="auto"/>
        <w:rPr>
          <w:ins w:id="131" w:author="Matías Bunster Raby" w:date="2025-01-15T15:48:00Z" w16du:dateUtc="2025-01-15T18:48:00Z"/>
          <w:rFonts w:eastAsiaTheme="minorHAnsi" w:cstheme="minorBidi"/>
          <w:szCs w:val="22"/>
          <w:lang w:val="es-ES"/>
        </w:rPr>
      </w:pPr>
    </w:p>
    <w:p w14:paraId="3D2B4CA7" w14:textId="77777777" w:rsidR="00501A9E" w:rsidRDefault="00501A9E" w:rsidP="007C2FD1">
      <w:pPr>
        <w:spacing w:line="480" w:lineRule="auto"/>
        <w:rPr>
          <w:ins w:id="132" w:author="Matías Bunster Raby" w:date="2025-01-15T15:48:00Z" w16du:dateUtc="2025-01-15T18:48:00Z"/>
          <w:rFonts w:eastAsiaTheme="minorHAnsi" w:cstheme="minorBidi"/>
          <w:szCs w:val="22"/>
          <w:lang w:val="es-ES"/>
        </w:rPr>
      </w:pPr>
    </w:p>
    <w:p w14:paraId="5C4B3BA0" w14:textId="77777777" w:rsidR="00501A9E" w:rsidRDefault="00501A9E" w:rsidP="007C2FD1">
      <w:pPr>
        <w:spacing w:line="480" w:lineRule="auto"/>
        <w:rPr>
          <w:ins w:id="133" w:author="Matías Bunster Raby" w:date="2025-01-15T15:48:00Z" w16du:dateUtc="2025-01-15T18:48:00Z"/>
          <w:rFonts w:eastAsiaTheme="minorHAnsi" w:cstheme="minorBidi"/>
          <w:szCs w:val="22"/>
          <w:lang w:val="es-ES"/>
        </w:rPr>
      </w:pPr>
    </w:p>
    <w:p w14:paraId="374577C0" w14:textId="77777777" w:rsidR="00501A9E" w:rsidRPr="00D15418" w:rsidRDefault="00501A9E" w:rsidP="007C2FD1">
      <w:pPr>
        <w:spacing w:line="480" w:lineRule="auto"/>
        <w:rPr>
          <w:rFonts w:eastAsiaTheme="minorHAnsi" w:cstheme="minorBidi"/>
          <w:szCs w:val="22"/>
          <w:lang w:val="es-ES"/>
        </w:rPr>
      </w:pPr>
    </w:p>
    <w:p w14:paraId="560B7A1E" w14:textId="100F1198"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ins w:id="134" w:author="Matías Bunster Raby" w:date="2025-01-15T15:45:00Z" w16du:dateUtc="2025-01-15T18:45:00Z">
        <w:r w:rsidR="001A5E06">
          <w:rPr>
            <w:rFonts w:eastAsiaTheme="minorHAnsi" w:cstheme="minorBidi"/>
            <w:szCs w:val="22"/>
            <w:lang w:val="es-ES"/>
          </w:rPr>
          <w:t>2</w:t>
        </w:r>
      </w:ins>
      <w:del w:id="135" w:author="Matías Bunster Raby" w:date="2025-01-15T15:45:00Z" w16du:dateUtc="2025-01-15T18:45:00Z">
        <w:r w:rsidRPr="00D15418" w:rsidDel="001A5E06">
          <w:rPr>
            <w:rFonts w:eastAsiaTheme="minorHAnsi" w:cstheme="minorBidi"/>
            <w:szCs w:val="22"/>
            <w:lang w:val="es-ES"/>
          </w:rPr>
          <w:delText>4</w:delText>
        </w:r>
      </w:del>
      <w:r w:rsidRPr="00D15418">
        <w:rPr>
          <w:rFonts w:eastAsiaTheme="minorHAnsi" w:cstheme="minorBidi"/>
          <w:szCs w:val="22"/>
          <w:lang w:val="es-ES"/>
        </w:rPr>
        <w:t xml:space="preserve">: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noProof/>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9"/>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5D0C86B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t xml:space="preserve">Sin embargo, dado que la </w:t>
      </w:r>
      <w:r w:rsidR="00716CC8">
        <w:rPr>
          <w:rFonts w:eastAsiaTheme="minorHAnsi" w:cstheme="minorBidi"/>
          <w:szCs w:val="22"/>
          <w:lang w:val="es-ES"/>
        </w:rPr>
        <w:t>corrupción</w:t>
      </w:r>
      <w:r w:rsidRPr="00D15418">
        <w:rPr>
          <w:rFonts w:eastAsiaTheme="minorHAnsi" w:cstheme="minorBidi"/>
          <w:szCs w:val="22"/>
          <w:lang w:val="es-ES"/>
        </w:rPr>
        <w:t xml:space="preserve">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w:t>
      </w:r>
      <w:proofErr w:type="spellStart"/>
      <w:proofErr w:type="gramStart"/>
      <w:r w:rsidRPr="00296BC4">
        <w:rPr>
          <w:rFonts w:eastAsiaTheme="minorHAnsi" w:cstheme="minorBidi"/>
          <w:szCs w:val="22"/>
          <w:lang w:val="es-ES"/>
        </w:rPr>
        <w:t>clusters</w:t>
      </w:r>
      <w:proofErr w:type="spellEnd"/>
      <w:proofErr w:type="gramEnd"/>
      <w:r w:rsidRPr="00296BC4">
        <w:rPr>
          <w:rFonts w:eastAsiaTheme="minorHAnsi" w:cstheme="minorBidi"/>
          <w:szCs w:val="22"/>
          <w:lang w:val="es-ES"/>
        </w:rPr>
        <w:t xml:space="preserve">, evaluamos una métrica de calidad para 1, 2, 3 y 4 </w:t>
      </w:r>
      <w:proofErr w:type="spellStart"/>
      <w:r w:rsidRPr="00296BC4">
        <w:rPr>
          <w:rFonts w:eastAsiaTheme="minorHAnsi" w:cstheme="minorBidi"/>
          <w:szCs w:val="22"/>
          <w:lang w:val="es-ES"/>
        </w:rPr>
        <w:t>clusters</w:t>
      </w:r>
      <w:proofErr w:type="spellEnd"/>
      <w:r w:rsidRPr="00296BC4">
        <w:rPr>
          <w:rFonts w:eastAsiaTheme="minorHAnsi" w:cstheme="minorBidi"/>
          <w:szCs w:val="22"/>
          <w:lang w:val="es-ES"/>
        </w:rPr>
        <w:t>, conocida como “</w:t>
      </w:r>
      <w:proofErr w:type="spellStart"/>
      <w:r w:rsidRPr="00296BC4">
        <w:rPr>
          <w:rFonts w:eastAsiaTheme="minorHAnsi" w:cstheme="minorBidi"/>
          <w:szCs w:val="22"/>
          <w:lang w:val="es-ES"/>
        </w:rPr>
        <w:t>Silhoulette</w:t>
      </w:r>
      <w:proofErr w:type="spellEnd"/>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ins w:id="136" w:author="Matías Bunster Raby" w:date="2025-01-15T15:48:00Z" w16du:dateUtc="2025-01-15T18:48:00Z"/>
          <w:rFonts w:eastAsiaTheme="minorHAnsi" w:cstheme="minorBidi"/>
          <w:szCs w:val="22"/>
          <w:lang w:val="es-ES"/>
        </w:rPr>
      </w:pPr>
    </w:p>
    <w:p w14:paraId="33924389" w14:textId="77777777" w:rsidR="00501A9E" w:rsidRDefault="00501A9E" w:rsidP="00296BC4">
      <w:pPr>
        <w:spacing w:line="480" w:lineRule="auto"/>
        <w:rPr>
          <w:ins w:id="137" w:author="Matías Bunster Raby" w:date="2025-01-15T15:48:00Z" w16du:dateUtc="2025-01-15T18:48:00Z"/>
          <w:rFonts w:eastAsiaTheme="minorHAnsi" w:cstheme="minorBidi"/>
          <w:szCs w:val="22"/>
          <w:lang w:val="es-ES"/>
        </w:rPr>
      </w:pPr>
    </w:p>
    <w:p w14:paraId="14857965" w14:textId="77777777" w:rsidR="00501A9E" w:rsidRDefault="00501A9E" w:rsidP="00296BC4">
      <w:pPr>
        <w:spacing w:line="480" w:lineRule="auto"/>
        <w:rPr>
          <w:rFonts w:eastAsiaTheme="minorHAnsi" w:cstheme="minorBidi"/>
          <w:szCs w:val="22"/>
          <w:lang w:val="es-ES"/>
        </w:rPr>
      </w:pPr>
    </w:p>
    <w:p w14:paraId="0C9457B5" w14:textId="35C2E7E6"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lastRenderedPageBreak/>
        <w:t>Gráfico 1</w:t>
      </w:r>
      <w:ins w:id="138" w:author="Matías Bunster Raby" w:date="2025-01-15T15:46:00Z" w16du:dateUtc="2025-01-15T18:46:00Z">
        <w:r w:rsidR="001A5E06">
          <w:rPr>
            <w:rFonts w:eastAsiaTheme="minorHAnsi" w:cstheme="minorBidi"/>
            <w:szCs w:val="22"/>
            <w:lang w:val="es-ES"/>
          </w:rPr>
          <w:t>3</w:t>
        </w:r>
      </w:ins>
      <w:del w:id="139" w:author="Matías Bunster Raby" w:date="2025-01-15T15:46:00Z" w16du:dateUtc="2025-01-15T18:46:00Z">
        <w:r w:rsidDel="001A5E06">
          <w:rPr>
            <w:rFonts w:eastAsiaTheme="minorHAnsi" w:cstheme="minorBidi"/>
            <w:szCs w:val="22"/>
            <w:lang w:val="es-ES"/>
          </w:rPr>
          <w:delText>5</w:delText>
        </w:r>
      </w:del>
      <w:r>
        <w:rPr>
          <w:rFonts w:eastAsiaTheme="minorHAnsi" w:cstheme="minorBidi"/>
          <w:szCs w:val="22"/>
          <w:lang w:val="es-ES"/>
        </w:rPr>
        <w:t xml:space="preserve">: Calidad de </w:t>
      </w:r>
      <w:proofErr w:type="spellStart"/>
      <w:proofErr w:type="gramStart"/>
      <w:r>
        <w:rPr>
          <w:rFonts w:eastAsiaTheme="minorHAnsi" w:cstheme="minorBidi"/>
          <w:szCs w:val="22"/>
          <w:lang w:val="es-ES"/>
        </w:rPr>
        <w:t>clusters</w:t>
      </w:r>
      <w:proofErr w:type="spellEnd"/>
      <w:proofErr w:type="gramEnd"/>
      <w:r>
        <w:rPr>
          <w:rFonts w:eastAsiaTheme="minorHAnsi" w:cstheme="minorBidi"/>
          <w:szCs w:val="22"/>
          <w:lang w:val="es-ES"/>
        </w:rPr>
        <w:t xml:space="preserve"> según </w:t>
      </w:r>
      <w:proofErr w:type="spellStart"/>
      <w:r>
        <w:rPr>
          <w:rFonts w:eastAsiaTheme="minorHAnsi" w:cstheme="minorBidi"/>
          <w:szCs w:val="22"/>
          <w:lang w:val="es-ES"/>
        </w:rPr>
        <w:t>Silhouette</w:t>
      </w:r>
      <w:proofErr w:type="spellEnd"/>
      <w:r>
        <w:rPr>
          <w:rFonts w:eastAsiaTheme="minorHAnsi" w:cstheme="minorBidi"/>
          <w:szCs w:val="22"/>
          <w:lang w:val="es-ES"/>
        </w:rPr>
        <w:t xml:space="preserve"> Score</w:t>
      </w:r>
    </w:p>
    <w:p w14:paraId="41255A6B" w14:textId="426A7A11" w:rsidR="00296BC4" w:rsidRDefault="00424B35" w:rsidP="00296BC4">
      <w:pPr>
        <w:rPr>
          <w:lang w:val="es-ES"/>
        </w:rPr>
      </w:pPr>
      <w:r w:rsidRPr="00424B35">
        <w:rPr>
          <w:noProof/>
        </w:rPr>
        <w:t xml:space="preserve"> </w:t>
      </w:r>
      <w:r w:rsidRPr="00424B35">
        <w:rPr>
          <w:noProof/>
          <w:lang w:val="es-ES"/>
        </w:rPr>
        <w:drawing>
          <wp:inline distT="0" distB="0" distL="0" distR="0" wp14:anchorId="26CA1A15" wp14:editId="5A56069F">
            <wp:extent cx="5431790" cy="3205480"/>
            <wp:effectExtent l="0" t="0" r="3810" b="0"/>
            <wp:docPr id="91538095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0953" name="Picture 1" descr="A graph with lines and numbers&#10;&#10;Description automatically generated"/>
                    <pic:cNvPicPr/>
                  </pic:nvPicPr>
                  <pic:blipFill>
                    <a:blip r:embed="rId30"/>
                    <a:stretch>
                      <a:fillRect/>
                    </a:stretch>
                  </pic:blipFill>
                  <pic:spPr>
                    <a:xfrm>
                      <a:off x="0" y="0"/>
                      <a:ext cx="5431790" cy="3205480"/>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ins w:id="140" w:author="Matías Bunster Raby" w:date="2025-01-15T17:12:00Z" w16du:dateUtc="2025-01-15T20:12:00Z"/>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571A3DA4" w14:textId="142CE636" w:rsidR="004E0876" w:rsidRDefault="004E0876" w:rsidP="00296BC4">
      <w:pPr>
        <w:spacing w:line="480" w:lineRule="auto"/>
        <w:rPr>
          <w:ins w:id="141" w:author="Matías Bunster Raby" w:date="2025-01-15T17:13:00Z" w16du:dateUtc="2025-01-15T20:13:00Z"/>
          <w:lang w:val="es-ES"/>
        </w:rPr>
      </w:pPr>
      <w:ins w:id="142" w:author="Matías Bunster Raby" w:date="2025-01-15T17:12:00Z" w16du:dateUtc="2025-01-15T20:12:00Z">
        <w:r>
          <w:rPr>
            <w:lang w:val="es-ES"/>
          </w:rPr>
          <w:t xml:space="preserve">Los gráficos se presentan en dos dimensiones, para lo cual </w:t>
        </w:r>
      </w:ins>
      <w:ins w:id="143" w:author="Matías Bunster Raby" w:date="2025-01-15T17:13:00Z" w16du:dateUtc="2025-01-15T20:13:00Z">
        <w:r>
          <w:rPr>
            <w:lang w:val="es-ES"/>
          </w:rPr>
          <w:t>elegimos</w:t>
        </w:r>
      </w:ins>
      <w:ins w:id="144" w:author="Matías Bunster Raby" w:date="2025-01-15T17:12:00Z" w16du:dateUtc="2025-01-15T20:12:00Z">
        <w:r>
          <w:rPr>
            <w:lang w:val="es-ES"/>
          </w:rPr>
          <w:t xml:space="preserve"> ejes las variables con mayor </w:t>
        </w:r>
      </w:ins>
      <w:ins w:id="145" w:author="Matías Bunster Raby" w:date="2025-01-15T17:13:00Z" w16du:dateUtc="2025-01-15T20:13:00Z">
        <w:r>
          <w:rPr>
            <w:lang w:val="es-ES"/>
          </w:rPr>
          <w:t>varianza</w:t>
        </w:r>
      </w:ins>
      <w:ins w:id="146" w:author="Matías Bunster Raby" w:date="2025-01-15T17:22:00Z" w16du:dateUtc="2025-01-15T20:22:00Z">
        <w:r w:rsidR="00AA4AD3">
          <w:rPr>
            <w:lang w:val="es-ES"/>
          </w:rPr>
          <w:t xml:space="preserve"> (per605 y per304)</w:t>
        </w:r>
      </w:ins>
      <w:ins w:id="147" w:author="Matías Bunster Raby" w:date="2025-01-15T17:13:00Z" w16du:dateUtc="2025-01-15T20:13:00Z">
        <w:r>
          <w:rPr>
            <w:lang w:val="es-ES"/>
          </w:rPr>
          <w:t>. Las varianzas de cada variable son las siguientes:</w:t>
        </w:r>
      </w:ins>
    </w:p>
    <w:p w14:paraId="0100B658" w14:textId="77777777" w:rsidR="004E0876" w:rsidRDefault="004E0876" w:rsidP="00296BC4">
      <w:pPr>
        <w:spacing w:line="480" w:lineRule="auto"/>
        <w:rPr>
          <w:ins w:id="148" w:author="Matías Bunster Raby" w:date="2025-01-15T17:21:00Z" w16du:dateUtc="2025-01-15T20:21:00Z"/>
          <w:lang w:val="es-ES"/>
        </w:rPr>
      </w:pPr>
    </w:p>
    <w:p w14:paraId="7C985AB6" w14:textId="77777777" w:rsidR="00AA4AD3" w:rsidRDefault="00AA4AD3" w:rsidP="00296BC4">
      <w:pPr>
        <w:spacing w:line="480" w:lineRule="auto"/>
        <w:rPr>
          <w:ins w:id="149" w:author="Matías Bunster Raby" w:date="2025-01-15T17:21:00Z" w16du:dateUtc="2025-01-15T20:21:00Z"/>
          <w:lang w:val="es-ES"/>
        </w:rPr>
      </w:pPr>
    </w:p>
    <w:p w14:paraId="4B7A3D55" w14:textId="77777777" w:rsidR="00AA4AD3" w:rsidRDefault="00AA4AD3" w:rsidP="00296BC4">
      <w:pPr>
        <w:spacing w:line="480" w:lineRule="auto"/>
        <w:rPr>
          <w:ins w:id="150" w:author="Matías Bunster Raby" w:date="2025-01-15T17:21:00Z" w16du:dateUtc="2025-01-15T20:21:00Z"/>
          <w:lang w:val="es-ES"/>
        </w:rPr>
      </w:pPr>
    </w:p>
    <w:p w14:paraId="7EFA9607" w14:textId="77777777" w:rsidR="00AA4AD3" w:rsidRDefault="00AA4AD3" w:rsidP="00296BC4">
      <w:pPr>
        <w:spacing w:line="480" w:lineRule="auto"/>
        <w:rPr>
          <w:ins w:id="151" w:author="Matías Bunster Raby" w:date="2025-01-15T17:13:00Z" w16du:dateUtc="2025-01-15T20:13:00Z"/>
          <w:lang w:val="es-ES"/>
        </w:rPr>
      </w:pPr>
    </w:p>
    <w:p w14:paraId="54A91445" w14:textId="35B0F785" w:rsidR="00AA4AD3" w:rsidRDefault="004E0876" w:rsidP="00296BC4">
      <w:pPr>
        <w:spacing w:line="480" w:lineRule="auto"/>
        <w:rPr>
          <w:ins w:id="152" w:author="Matías Bunster Raby" w:date="2025-01-15T17:14:00Z" w16du:dateUtc="2025-01-15T20:14:00Z"/>
          <w:lang w:val="es-ES"/>
        </w:rPr>
      </w:pPr>
      <w:ins w:id="153" w:author="Matías Bunster Raby" w:date="2025-01-15T17:13:00Z" w16du:dateUtc="2025-01-15T20:13:00Z">
        <w:r>
          <w:rPr>
            <w:lang w:val="es-ES"/>
          </w:rPr>
          <w:lastRenderedPageBreak/>
          <w:t xml:space="preserve">Tabla </w:t>
        </w:r>
      </w:ins>
      <w:ins w:id="154" w:author="Matías Bunster Raby" w:date="2025-01-15T17:14:00Z" w16du:dateUtc="2025-01-15T20:14:00Z">
        <w:r>
          <w:rPr>
            <w:lang w:val="es-ES"/>
          </w:rPr>
          <w:t>16: Varianza de cada variable ‘per’</w:t>
        </w:r>
      </w:ins>
    </w:p>
    <w:tbl>
      <w:tblPr>
        <w:tblStyle w:val="TableGrid"/>
        <w:tblW w:w="0" w:type="auto"/>
        <w:shd w:val="clear" w:color="auto" w:fill="FFFFFF" w:themeFill="background1"/>
        <w:tblLook w:val="04A0" w:firstRow="1" w:lastRow="0" w:firstColumn="1" w:lastColumn="0" w:noHBand="0" w:noVBand="1"/>
        <w:tblPrChange w:id="155" w:author="Matías Bunster Raby" w:date="2025-01-15T17:22:00Z" w16du:dateUtc="2025-01-15T20:22:00Z">
          <w:tblPr>
            <w:tblStyle w:val="TableGrid"/>
            <w:tblW w:w="0" w:type="auto"/>
            <w:tblLook w:val="04A0" w:firstRow="1" w:lastRow="0" w:firstColumn="1" w:lastColumn="0" w:noHBand="0" w:noVBand="1"/>
          </w:tblPr>
        </w:tblPrChange>
      </w:tblPr>
      <w:tblGrid>
        <w:gridCol w:w="988"/>
        <w:gridCol w:w="1004"/>
        <w:tblGridChange w:id="156">
          <w:tblGrid>
            <w:gridCol w:w="988"/>
            <w:gridCol w:w="1004"/>
            <w:gridCol w:w="2280"/>
            <w:gridCol w:w="4272"/>
          </w:tblGrid>
        </w:tblGridChange>
      </w:tblGrid>
      <w:tr w:rsidR="00AA4AD3" w:rsidRPr="00AA4AD3" w14:paraId="330BAA74" w14:textId="77777777" w:rsidTr="00AA4AD3">
        <w:trPr>
          <w:ins w:id="157" w:author="Matías Bunster Raby" w:date="2025-01-15T17:16:00Z" w16du:dateUtc="2025-01-15T20:16:00Z"/>
        </w:trPr>
        <w:tc>
          <w:tcPr>
            <w:tcW w:w="988" w:type="dxa"/>
            <w:shd w:val="clear" w:color="auto" w:fill="FFFFFF" w:themeFill="background1"/>
            <w:tcPrChange w:id="158" w:author="Matías Bunster Raby" w:date="2025-01-15T17:22:00Z" w16du:dateUtc="2025-01-15T20:22:00Z">
              <w:tcPr>
                <w:tcW w:w="4272" w:type="dxa"/>
                <w:gridSpan w:val="3"/>
              </w:tcPr>
            </w:tcPrChange>
          </w:tcPr>
          <w:p w14:paraId="22D92D5D" w14:textId="0DE07B8B" w:rsidR="00AA4AD3" w:rsidRPr="00AA4AD3" w:rsidRDefault="00AA4AD3" w:rsidP="00296BC4">
            <w:pPr>
              <w:spacing w:line="480" w:lineRule="auto"/>
              <w:rPr>
                <w:ins w:id="159" w:author="Matías Bunster Raby" w:date="2025-01-15T17:16:00Z" w16du:dateUtc="2025-01-15T20:16:00Z"/>
                <w:rFonts w:eastAsiaTheme="minorHAnsi" w:cstheme="minorBidi"/>
                <w:sz w:val="21"/>
                <w:szCs w:val="20"/>
                <w:lang w:val="es-ES"/>
                <w:rPrChange w:id="160" w:author="Matías Bunster Raby" w:date="2025-01-15T17:17:00Z" w16du:dateUtc="2025-01-15T20:17:00Z">
                  <w:rPr>
                    <w:ins w:id="161" w:author="Matías Bunster Raby" w:date="2025-01-15T17:16:00Z" w16du:dateUtc="2025-01-15T20:16:00Z"/>
                    <w:rFonts w:eastAsiaTheme="minorHAnsi" w:cstheme="minorBidi"/>
                    <w:szCs w:val="22"/>
                    <w:lang w:val="es-ES"/>
                  </w:rPr>
                </w:rPrChange>
              </w:rPr>
            </w:pPr>
            <w:ins w:id="162" w:author="Matías Bunster Raby" w:date="2025-01-15T17:17:00Z" w16du:dateUtc="2025-01-15T20:17:00Z">
              <w:r>
                <w:rPr>
                  <w:rFonts w:eastAsiaTheme="minorHAnsi" w:cstheme="minorBidi"/>
                  <w:sz w:val="21"/>
                  <w:szCs w:val="20"/>
                  <w:lang w:val="es-ES"/>
                </w:rPr>
                <w:t>Variable</w:t>
              </w:r>
            </w:ins>
          </w:p>
        </w:tc>
        <w:tc>
          <w:tcPr>
            <w:tcW w:w="1002" w:type="dxa"/>
            <w:shd w:val="clear" w:color="auto" w:fill="FFFFFF" w:themeFill="background1"/>
            <w:tcPrChange w:id="163" w:author="Matías Bunster Raby" w:date="2025-01-15T17:22:00Z" w16du:dateUtc="2025-01-15T20:22:00Z">
              <w:tcPr>
                <w:tcW w:w="4272" w:type="dxa"/>
              </w:tcPr>
            </w:tcPrChange>
          </w:tcPr>
          <w:p w14:paraId="00AE1FEE" w14:textId="01FCA2CC" w:rsidR="00AA4AD3" w:rsidRPr="00AA4AD3" w:rsidRDefault="00AA4AD3" w:rsidP="00296BC4">
            <w:pPr>
              <w:spacing w:line="480" w:lineRule="auto"/>
              <w:rPr>
                <w:ins w:id="164" w:author="Matías Bunster Raby" w:date="2025-01-15T17:16:00Z" w16du:dateUtc="2025-01-15T20:16:00Z"/>
                <w:rFonts w:eastAsiaTheme="minorHAnsi" w:cstheme="minorBidi"/>
                <w:sz w:val="21"/>
                <w:szCs w:val="20"/>
                <w:lang w:val="es-ES"/>
                <w:rPrChange w:id="165" w:author="Matías Bunster Raby" w:date="2025-01-15T17:17:00Z" w16du:dateUtc="2025-01-15T20:17:00Z">
                  <w:rPr>
                    <w:ins w:id="166" w:author="Matías Bunster Raby" w:date="2025-01-15T17:16:00Z" w16du:dateUtc="2025-01-15T20:16:00Z"/>
                    <w:rFonts w:eastAsiaTheme="minorHAnsi" w:cstheme="minorBidi"/>
                    <w:szCs w:val="22"/>
                    <w:lang w:val="es-ES"/>
                  </w:rPr>
                </w:rPrChange>
              </w:rPr>
            </w:pPr>
            <w:ins w:id="167" w:author="Matías Bunster Raby" w:date="2025-01-15T17:17:00Z" w16du:dateUtc="2025-01-15T20:17:00Z">
              <w:r>
                <w:rPr>
                  <w:rFonts w:eastAsiaTheme="minorHAnsi" w:cstheme="minorBidi"/>
                  <w:sz w:val="21"/>
                  <w:szCs w:val="20"/>
                  <w:lang w:val="es-ES"/>
                </w:rPr>
                <w:t>Varianza</w:t>
              </w:r>
            </w:ins>
          </w:p>
        </w:tc>
      </w:tr>
      <w:tr w:rsidR="00AA4AD3" w:rsidRPr="00AA4AD3" w14:paraId="7587E626" w14:textId="77777777" w:rsidTr="00AA4AD3">
        <w:trPr>
          <w:ins w:id="168" w:author="Matías Bunster Raby" w:date="2025-01-15T17:16:00Z" w16du:dateUtc="2025-01-15T20:16:00Z"/>
        </w:trPr>
        <w:tc>
          <w:tcPr>
            <w:tcW w:w="988" w:type="dxa"/>
            <w:shd w:val="clear" w:color="auto" w:fill="FFFFFF" w:themeFill="background1"/>
            <w:tcPrChange w:id="169" w:author="Matías Bunster Raby" w:date="2025-01-15T17:22:00Z" w16du:dateUtc="2025-01-15T20:22:00Z">
              <w:tcPr>
                <w:tcW w:w="4272" w:type="dxa"/>
                <w:gridSpan w:val="3"/>
              </w:tcPr>
            </w:tcPrChange>
          </w:tcPr>
          <w:p w14:paraId="6196F86F" w14:textId="0942D6A9" w:rsidR="00AA4AD3" w:rsidRPr="00AA4AD3" w:rsidRDefault="00AA4AD3" w:rsidP="00296BC4">
            <w:pPr>
              <w:spacing w:line="480" w:lineRule="auto"/>
              <w:rPr>
                <w:ins w:id="170" w:author="Matías Bunster Raby" w:date="2025-01-15T17:16:00Z" w16du:dateUtc="2025-01-15T20:16:00Z"/>
                <w:rFonts w:eastAsiaTheme="minorHAnsi" w:cstheme="minorBidi"/>
                <w:sz w:val="21"/>
                <w:szCs w:val="20"/>
                <w:lang w:val="es-ES"/>
                <w:rPrChange w:id="171" w:author="Matías Bunster Raby" w:date="2025-01-15T17:17:00Z" w16du:dateUtc="2025-01-15T20:17:00Z">
                  <w:rPr>
                    <w:ins w:id="172" w:author="Matías Bunster Raby" w:date="2025-01-15T17:16:00Z" w16du:dateUtc="2025-01-15T20:16:00Z"/>
                    <w:rFonts w:eastAsiaTheme="minorHAnsi" w:cstheme="minorBidi"/>
                    <w:szCs w:val="22"/>
                    <w:lang w:val="es-ES"/>
                  </w:rPr>
                </w:rPrChange>
              </w:rPr>
            </w:pPr>
            <w:ins w:id="173" w:author="Matías Bunster Raby" w:date="2025-01-15T17:19:00Z" w16du:dateUtc="2025-01-15T20:19:00Z">
              <w:r>
                <w:rPr>
                  <w:rFonts w:eastAsiaTheme="minorHAnsi" w:cstheme="minorBidi"/>
                  <w:sz w:val="21"/>
                  <w:szCs w:val="20"/>
                  <w:lang w:val="es-ES"/>
                </w:rPr>
                <w:t>per605</w:t>
              </w:r>
            </w:ins>
          </w:p>
        </w:tc>
        <w:tc>
          <w:tcPr>
            <w:tcW w:w="1002" w:type="dxa"/>
            <w:shd w:val="clear" w:color="auto" w:fill="FFFFFF" w:themeFill="background1"/>
            <w:tcPrChange w:id="174" w:author="Matías Bunster Raby" w:date="2025-01-15T17:22:00Z" w16du:dateUtc="2025-01-15T20:22:00Z">
              <w:tcPr>
                <w:tcW w:w="4272" w:type="dxa"/>
              </w:tcPr>
            </w:tcPrChange>
          </w:tcPr>
          <w:p w14:paraId="77C5ACED" w14:textId="563ABC06" w:rsidR="00AA4AD3" w:rsidRPr="00AA4AD3" w:rsidRDefault="00AA4AD3" w:rsidP="00296BC4">
            <w:pPr>
              <w:spacing w:line="480" w:lineRule="auto"/>
              <w:rPr>
                <w:ins w:id="175" w:author="Matías Bunster Raby" w:date="2025-01-15T17:16:00Z" w16du:dateUtc="2025-01-15T20:16:00Z"/>
                <w:rFonts w:eastAsiaTheme="minorHAnsi" w:cstheme="minorBidi"/>
                <w:sz w:val="21"/>
                <w:szCs w:val="20"/>
                <w:lang w:val="es-ES"/>
                <w:rPrChange w:id="176" w:author="Matías Bunster Raby" w:date="2025-01-15T17:17:00Z" w16du:dateUtc="2025-01-15T20:17:00Z">
                  <w:rPr>
                    <w:ins w:id="177" w:author="Matías Bunster Raby" w:date="2025-01-15T17:16:00Z" w16du:dateUtc="2025-01-15T20:16:00Z"/>
                    <w:rFonts w:eastAsiaTheme="minorHAnsi" w:cstheme="minorBidi"/>
                    <w:szCs w:val="22"/>
                    <w:lang w:val="es-ES"/>
                  </w:rPr>
                </w:rPrChange>
              </w:rPr>
            </w:pPr>
            <w:ins w:id="178" w:author="Matías Bunster Raby" w:date="2025-01-15T17:20:00Z" w16du:dateUtc="2025-01-15T20:20:00Z">
              <w:r w:rsidRPr="00AA4AD3">
                <w:rPr>
                  <w:rFonts w:eastAsiaTheme="minorHAnsi" w:cstheme="minorBidi"/>
                  <w:sz w:val="21"/>
                  <w:szCs w:val="20"/>
                  <w:lang w:val="es-ES"/>
                </w:rPr>
                <w:t>9.090532</w:t>
              </w:r>
            </w:ins>
          </w:p>
        </w:tc>
      </w:tr>
      <w:tr w:rsidR="00AA4AD3" w:rsidRPr="00AA4AD3" w14:paraId="1B0EC211" w14:textId="77777777" w:rsidTr="00AA4AD3">
        <w:trPr>
          <w:ins w:id="179" w:author="Matías Bunster Raby" w:date="2025-01-15T17:16:00Z" w16du:dateUtc="2025-01-15T20:16:00Z"/>
        </w:trPr>
        <w:tc>
          <w:tcPr>
            <w:tcW w:w="988" w:type="dxa"/>
            <w:shd w:val="clear" w:color="auto" w:fill="FFFFFF" w:themeFill="background1"/>
            <w:tcPrChange w:id="180" w:author="Matías Bunster Raby" w:date="2025-01-15T17:22:00Z" w16du:dateUtc="2025-01-15T20:22:00Z">
              <w:tcPr>
                <w:tcW w:w="4272" w:type="dxa"/>
                <w:gridSpan w:val="3"/>
              </w:tcPr>
            </w:tcPrChange>
          </w:tcPr>
          <w:p w14:paraId="799528ED" w14:textId="0D5DCA06" w:rsidR="00AA4AD3" w:rsidRPr="00AA4AD3" w:rsidRDefault="00AA4AD3" w:rsidP="00296BC4">
            <w:pPr>
              <w:spacing w:line="480" w:lineRule="auto"/>
              <w:rPr>
                <w:ins w:id="181" w:author="Matías Bunster Raby" w:date="2025-01-15T17:16:00Z" w16du:dateUtc="2025-01-15T20:16:00Z"/>
                <w:rFonts w:eastAsiaTheme="minorHAnsi" w:cstheme="minorBidi"/>
                <w:sz w:val="21"/>
                <w:szCs w:val="20"/>
                <w:lang w:val="es-ES"/>
                <w:rPrChange w:id="182" w:author="Matías Bunster Raby" w:date="2025-01-15T17:17:00Z" w16du:dateUtc="2025-01-15T20:17:00Z">
                  <w:rPr>
                    <w:ins w:id="183" w:author="Matías Bunster Raby" w:date="2025-01-15T17:16:00Z" w16du:dateUtc="2025-01-15T20:16:00Z"/>
                    <w:rFonts w:eastAsiaTheme="minorHAnsi" w:cstheme="minorBidi"/>
                    <w:szCs w:val="22"/>
                    <w:lang w:val="es-ES"/>
                  </w:rPr>
                </w:rPrChange>
              </w:rPr>
            </w:pPr>
            <w:ins w:id="184" w:author="Matías Bunster Raby" w:date="2025-01-15T17:20:00Z" w16du:dateUtc="2025-01-15T20:20:00Z">
              <w:r>
                <w:rPr>
                  <w:rFonts w:eastAsiaTheme="minorHAnsi" w:cstheme="minorBidi"/>
                  <w:sz w:val="21"/>
                  <w:szCs w:val="20"/>
                  <w:lang w:val="es-ES"/>
                </w:rPr>
                <w:t>P</w:t>
              </w:r>
              <w:r>
                <w:rPr>
                  <w:rFonts w:eastAsiaTheme="minorHAnsi" w:cstheme="minorBidi"/>
                  <w:sz w:val="21"/>
                  <w:szCs w:val="20"/>
                  <w:lang w:val="es-ES"/>
                </w:rPr>
                <w:t>er</w:t>
              </w:r>
              <w:r>
                <w:rPr>
                  <w:rFonts w:eastAsiaTheme="minorHAnsi" w:cstheme="minorBidi"/>
                  <w:sz w:val="21"/>
                  <w:szCs w:val="20"/>
                  <w:lang w:val="es-ES"/>
                </w:rPr>
                <w:t>304</w:t>
              </w:r>
            </w:ins>
          </w:p>
        </w:tc>
        <w:tc>
          <w:tcPr>
            <w:tcW w:w="1002" w:type="dxa"/>
            <w:shd w:val="clear" w:color="auto" w:fill="FFFFFF" w:themeFill="background1"/>
            <w:tcPrChange w:id="185" w:author="Matías Bunster Raby" w:date="2025-01-15T17:22:00Z" w16du:dateUtc="2025-01-15T20:22:00Z">
              <w:tcPr>
                <w:tcW w:w="4272" w:type="dxa"/>
              </w:tcPr>
            </w:tcPrChange>
          </w:tcPr>
          <w:p w14:paraId="6A50064E" w14:textId="38DAAFC8" w:rsidR="00AA4AD3" w:rsidRPr="00AA4AD3" w:rsidRDefault="00AA4AD3" w:rsidP="00296BC4">
            <w:pPr>
              <w:spacing w:line="480" w:lineRule="auto"/>
              <w:rPr>
                <w:ins w:id="186" w:author="Matías Bunster Raby" w:date="2025-01-15T17:16:00Z" w16du:dateUtc="2025-01-15T20:16:00Z"/>
                <w:rFonts w:eastAsiaTheme="minorHAnsi" w:cstheme="minorBidi"/>
                <w:sz w:val="21"/>
                <w:szCs w:val="20"/>
                <w:lang w:val="es-ES"/>
                <w:rPrChange w:id="187" w:author="Matías Bunster Raby" w:date="2025-01-15T17:17:00Z" w16du:dateUtc="2025-01-15T20:17:00Z">
                  <w:rPr>
                    <w:ins w:id="188" w:author="Matías Bunster Raby" w:date="2025-01-15T17:16:00Z" w16du:dateUtc="2025-01-15T20:16:00Z"/>
                    <w:rFonts w:eastAsiaTheme="minorHAnsi" w:cstheme="minorBidi"/>
                    <w:szCs w:val="22"/>
                    <w:lang w:val="es-ES"/>
                  </w:rPr>
                </w:rPrChange>
              </w:rPr>
            </w:pPr>
            <w:ins w:id="189" w:author="Matías Bunster Raby" w:date="2025-01-15T17:20:00Z" w16du:dateUtc="2025-01-15T20:20:00Z">
              <w:r w:rsidRPr="00AA4AD3">
                <w:rPr>
                  <w:rFonts w:eastAsiaTheme="minorHAnsi" w:cstheme="minorBidi"/>
                  <w:sz w:val="21"/>
                  <w:szCs w:val="20"/>
                  <w:lang w:val="es-ES"/>
                </w:rPr>
                <w:t>6.165334</w:t>
              </w:r>
            </w:ins>
          </w:p>
        </w:tc>
      </w:tr>
      <w:tr w:rsidR="00AA4AD3" w:rsidRPr="00AA4AD3" w14:paraId="79CA573E" w14:textId="77777777" w:rsidTr="00AA4AD3">
        <w:trPr>
          <w:ins w:id="190" w:author="Matías Bunster Raby" w:date="2025-01-15T17:16:00Z" w16du:dateUtc="2025-01-15T20:16:00Z"/>
        </w:trPr>
        <w:tc>
          <w:tcPr>
            <w:tcW w:w="988" w:type="dxa"/>
            <w:shd w:val="clear" w:color="auto" w:fill="FFFFFF" w:themeFill="background1"/>
            <w:tcPrChange w:id="191" w:author="Matías Bunster Raby" w:date="2025-01-15T17:22:00Z" w16du:dateUtc="2025-01-15T20:22:00Z">
              <w:tcPr>
                <w:tcW w:w="4272" w:type="dxa"/>
                <w:gridSpan w:val="3"/>
              </w:tcPr>
            </w:tcPrChange>
          </w:tcPr>
          <w:p w14:paraId="2037D6F3" w14:textId="04B58000" w:rsidR="00AA4AD3" w:rsidRPr="00AA4AD3" w:rsidRDefault="00AA4AD3" w:rsidP="00296BC4">
            <w:pPr>
              <w:spacing w:line="480" w:lineRule="auto"/>
              <w:rPr>
                <w:ins w:id="192" w:author="Matías Bunster Raby" w:date="2025-01-15T17:16:00Z" w16du:dateUtc="2025-01-15T20:16:00Z"/>
                <w:rFonts w:eastAsiaTheme="minorHAnsi" w:cstheme="minorBidi"/>
                <w:sz w:val="21"/>
                <w:szCs w:val="20"/>
                <w:lang w:val="es-ES"/>
                <w:rPrChange w:id="193" w:author="Matías Bunster Raby" w:date="2025-01-15T17:17:00Z" w16du:dateUtc="2025-01-15T20:17:00Z">
                  <w:rPr>
                    <w:ins w:id="194" w:author="Matías Bunster Raby" w:date="2025-01-15T17:16:00Z" w16du:dateUtc="2025-01-15T20:16:00Z"/>
                    <w:rFonts w:eastAsiaTheme="minorHAnsi" w:cstheme="minorBidi"/>
                    <w:szCs w:val="22"/>
                    <w:lang w:val="es-ES"/>
                  </w:rPr>
                </w:rPrChange>
              </w:rPr>
            </w:pPr>
            <w:ins w:id="195" w:author="Matías Bunster Raby" w:date="2025-01-15T17:20:00Z" w16du:dateUtc="2025-01-15T20:20:00Z">
              <w:r>
                <w:rPr>
                  <w:rFonts w:eastAsiaTheme="minorHAnsi" w:cstheme="minorBidi"/>
                  <w:sz w:val="21"/>
                  <w:szCs w:val="20"/>
                  <w:lang w:val="es-ES"/>
                </w:rPr>
                <w:t>per6</w:t>
              </w:r>
              <w:r>
                <w:rPr>
                  <w:rFonts w:eastAsiaTheme="minorHAnsi" w:cstheme="minorBidi"/>
                  <w:sz w:val="21"/>
                  <w:szCs w:val="20"/>
                  <w:lang w:val="es-ES"/>
                </w:rPr>
                <w:t>03</w:t>
              </w:r>
            </w:ins>
          </w:p>
        </w:tc>
        <w:tc>
          <w:tcPr>
            <w:tcW w:w="1002" w:type="dxa"/>
            <w:shd w:val="clear" w:color="auto" w:fill="FFFFFF" w:themeFill="background1"/>
            <w:tcPrChange w:id="196" w:author="Matías Bunster Raby" w:date="2025-01-15T17:22:00Z" w16du:dateUtc="2025-01-15T20:22:00Z">
              <w:tcPr>
                <w:tcW w:w="4272" w:type="dxa"/>
              </w:tcPr>
            </w:tcPrChange>
          </w:tcPr>
          <w:p w14:paraId="193DFAC7" w14:textId="202229FB" w:rsidR="00AA4AD3" w:rsidRPr="00AA4AD3" w:rsidRDefault="00AA4AD3" w:rsidP="00296BC4">
            <w:pPr>
              <w:spacing w:line="480" w:lineRule="auto"/>
              <w:rPr>
                <w:ins w:id="197" w:author="Matías Bunster Raby" w:date="2025-01-15T17:16:00Z" w16du:dateUtc="2025-01-15T20:16:00Z"/>
                <w:rFonts w:eastAsiaTheme="minorHAnsi" w:cstheme="minorBidi"/>
                <w:sz w:val="21"/>
                <w:szCs w:val="20"/>
                <w:lang w:val="es-ES"/>
                <w:rPrChange w:id="198" w:author="Matías Bunster Raby" w:date="2025-01-15T17:17:00Z" w16du:dateUtc="2025-01-15T20:17:00Z">
                  <w:rPr>
                    <w:ins w:id="199" w:author="Matías Bunster Raby" w:date="2025-01-15T17:16:00Z" w16du:dateUtc="2025-01-15T20:16:00Z"/>
                    <w:rFonts w:eastAsiaTheme="minorHAnsi" w:cstheme="minorBidi"/>
                    <w:szCs w:val="22"/>
                    <w:lang w:val="es-ES"/>
                  </w:rPr>
                </w:rPrChange>
              </w:rPr>
            </w:pPr>
            <w:ins w:id="200" w:author="Matías Bunster Raby" w:date="2025-01-15T17:21:00Z" w16du:dateUtc="2025-01-15T20:21:00Z">
              <w:r w:rsidRPr="00AA4AD3">
                <w:rPr>
                  <w:rFonts w:eastAsiaTheme="minorHAnsi" w:cstheme="minorBidi"/>
                  <w:sz w:val="21"/>
                  <w:szCs w:val="20"/>
                  <w:lang w:val="es-ES"/>
                </w:rPr>
                <w:t>2.786830</w:t>
              </w:r>
            </w:ins>
          </w:p>
        </w:tc>
      </w:tr>
      <w:tr w:rsidR="00AA4AD3" w:rsidRPr="00AA4AD3" w14:paraId="47FE88E6" w14:textId="77777777" w:rsidTr="00AA4AD3">
        <w:trPr>
          <w:ins w:id="201" w:author="Matías Bunster Raby" w:date="2025-01-15T17:16:00Z" w16du:dateUtc="2025-01-15T20:16:00Z"/>
        </w:trPr>
        <w:tc>
          <w:tcPr>
            <w:tcW w:w="988" w:type="dxa"/>
            <w:shd w:val="clear" w:color="auto" w:fill="FFFFFF" w:themeFill="background1"/>
            <w:tcPrChange w:id="202" w:author="Matías Bunster Raby" w:date="2025-01-15T17:22:00Z" w16du:dateUtc="2025-01-15T20:22:00Z">
              <w:tcPr>
                <w:tcW w:w="4272" w:type="dxa"/>
                <w:gridSpan w:val="3"/>
              </w:tcPr>
            </w:tcPrChange>
          </w:tcPr>
          <w:p w14:paraId="6281D324" w14:textId="2D16D158" w:rsidR="00AA4AD3" w:rsidRPr="00AA4AD3" w:rsidRDefault="00AA4AD3" w:rsidP="00296BC4">
            <w:pPr>
              <w:spacing w:line="480" w:lineRule="auto"/>
              <w:rPr>
                <w:ins w:id="203" w:author="Matías Bunster Raby" w:date="2025-01-15T17:16:00Z" w16du:dateUtc="2025-01-15T20:16:00Z"/>
                <w:rFonts w:eastAsiaTheme="minorHAnsi" w:cstheme="minorBidi"/>
                <w:sz w:val="21"/>
                <w:szCs w:val="20"/>
                <w:lang w:val="es-ES"/>
                <w:rPrChange w:id="204" w:author="Matías Bunster Raby" w:date="2025-01-15T17:17:00Z" w16du:dateUtc="2025-01-15T20:17:00Z">
                  <w:rPr>
                    <w:ins w:id="205" w:author="Matías Bunster Raby" w:date="2025-01-15T17:16:00Z" w16du:dateUtc="2025-01-15T20:16:00Z"/>
                    <w:rFonts w:eastAsiaTheme="minorHAnsi" w:cstheme="minorBidi"/>
                    <w:szCs w:val="22"/>
                    <w:lang w:val="es-ES"/>
                  </w:rPr>
                </w:rPrChange>
              </w:rPr>
            </w:pPr>
            <w:ins w:id="206" w:author="Matías Bunster Raby" w:date="2025-01-15T17:20:00Z" w16du:dateUtc="2025-01-15T20:20:00Z">
              <w:r>
                <w:rPr>
                  <w:rFonts w:eastAsiaTheme="minorHAnsi" w:cstheme="minorBidi"/>
                  <w:sz w:val="21"/>
                  <w:szCs w:val="20"/>
                  <w:lang w:val="es-ES"/>
                </w:rPr>
                <w:t>per60</w:t>
              </w:r>
              <w:r>
                <w:rPr>
                  <w:rFonts w:eastAsiaTheme="minorHAnsi" w:cstheme="minorBidi"/>
                  <w:sz w:val="21"/>
                  <w:szCs w:val="20"/>
                  <w:lang w:val="es-ES"/>
                </w:rPr>
                <w:t>4</w:t>
              </w:r>
            </w:ins>
          </w:p>
        </w:tc>
        <w:tc>
          <w:tcPr>
            <w:tcW w:w="1002" w:type="dxa"/>
            <w:shd w:val="clear" w:color="auto" w:fill="FFFFFF" w:themeFill="background1"/>
            <w:tcPrChange w:id="207" w:author="Matías Bunster Raby" w:date="2025-01-15T17:22:00Z" w16du:dateUtc="2025-01-15T20:22:00Z">
              <w:tcPr>
                <w:tcW w:w="4272" w:type="dxa"/>
              </w:tcPr>
            </w:tcPrChange>
          </w:tcPr>
          <w:p w14:paraId="298E0264" w14:textId="0630A1B3" w:rsidR="00AA4AD3" w:rsidRPr="00AA4AD3" w:rsidRDefault="00AA4AD3" w:rsidP="00296BC4">
            <w:pPr>
              <w:spacing w:line="480" w:lineRule="auto"/>
              <w:rPr>
                <w:ins w:id="208" w:author="Matías Bunster Raby" w:date="2025-01-15T17:16:00Z" w16du:dateUtc="2025-01-15T20:16:00Z"/>
                <w:rFonts w:eastAsiaTheme="minorHAnsi" w:cstheme="minorBidi"/>
                <w:sz w:val="21"/>
                <w:szCs w:val="20"/>
                <w:lang w:val="es-ES"/>
                <w:rPrChange w:id="209" w:author="Matías Bunster Raby" w:date="2025-01-15T17:17:00Z" w16du:dateUtc="2025-01-15T20:17:00Z">
                  <w:rPr>
                    <w:ins w:id="210" w:author="Matías Bunster Raby" w:date="2025-01-15T17:16:00Z" w16du:dateUtc="2025-01-15T20:16:00Z"/>
                    <w:rFonts w:eastAsiaTheme="minorHAnsi" w:cstheme="minorBidi"/>
                    <w:szCs w:val="22"/>
                    <w:lang w:val="es-ES"/>
                  </w:rPr>
                </w:rPrChange>
              </w:rPr>
            </w:pPr>
            <w:ins w:id="211" w:author="Matías Bunster Raby" w:date="2025-01-15T17:21:00Z">
              <w:r w:rsidRPr="00AA4AD3">
                <w:rPr>
                  <w:rFonts w:eastAsiaTheme="minorHAnsi" w:cstheme="minorBidi"/>
                  <w:sz w:val="21"/>
                  <w:szCs w:val="20"/>
                </w:rPr>
                <w:t>0.447858</w:t>
              </w:r>
            </w:ins>
          </w:p>
        </w:tc>
      </w:tr>
    </w:tbl>
    <w:p w14:paraId="04FF58B9" w14:textId="77777777" w:rsidR="004E0876" w:rsidRDefault="004E0876" w:rsidP="00296BC4">
      <w:pPr>
        <w:spacing w:line="480" w:lineRule="auto"/>
        <w:rPr>
          <w:rFonts w:eastAsiaTheme="minorHAnsi" w:cstheme="minorBidi"/>
          <w:szCs w:val="22"/>
          <w:lang w:val="es-ES"/>
        </w:rPr>
      </w:pPr>
    </w:p>
    <w:p w14:paraId="1B934BE8" w14:textId="230D67B4"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en el período 200</w:t>
      </w:r>
      <w:r w:rsidR="0018511E">
        <w:rPr>
          <w:rFonts w:eastAsiaTheme="minorHAnsi" w:cstheme="minorBidi"/>
          <w:szCs w:val="22"/>
          <w:lang w:val="es-ES"/>
        </w:rPr>
        <w:t>3</w:t>
      </w:r>
      <w:r w:rsidR="00AF66CB" w:rsidRPr="00D15418">
        <w:rPr>
          <w:rFonts w:eastAsiaTheme="minorHAnsi" w:cstheme="minorBidi"/>
          <w:szCs w:val="22"/>
          <w:lang w:val="es-ES"/>
        </w:rPr>
        <w:t>-20</w:t>
      </w:r>
      <w:r w:rsidR="0018511E">
        <w:rPr>
          <w:rFonts w:eastAsiaTheme="minorHAnsi" w:cstheme="minorBidi"/>
          <w:szCs w:val="22"/>
          <w:lang w:val="es-ES"/>
        </w:rPr>
        <w:t>23</w:t>
      </w:r>
      <w:r w:rsidR="00AF66CB" w:rsidRPr="00D15418">
        <w:rPr>
          <w:rFonts w:eastAsiaTheme="minorHAnsi" w:cstheme="minorBidi"/>
          <w:szCs w:val="22"/>
          <w:lang w:val="es-ES"/>
        </w:rPr>
        <w:t xml:space="preserve"> </w:t>
      </w:r>
      <w:r w:rsidRPr="00D15418">
        <w:rPr>
          <w:rFonts w:eastAsiaTheme="minorHAnsi" w:cstheme="minorBidi"/>
          <w:szCs w:val="22"/>
          <w:lang w:val="es-ES"/>
        </w:rPr>
        <w:t>es el siguiente:</w:t>
      </w:r>
    </w:p>
    <w:p w14:paraId="5106956A" w14:textId="78000459" w:rsidR="00501A9E" w:rsidRPr="00D15418" w:rsidDel="006911A6" w:rsidRDefault="00501A9E" w:rsidP="003C2E09">
      <w:pPr>
        <w:spacing w:line="480" w:lineRule="auto"/>
        <w:rPr>
          <w:del w:id="212" w:author="Matías Bunster Raby" w:date="2025-01-15T17:27:00Z" w16du:dateUtc="2025-01-15T20:27:00Z"/>
          <w:rFonts w:eastAsiaTheme="minorHAnsi" w:cstheme="minorBidi"/>
          <w:szCs w:val="22"/>
          <w:lang w:val="es-ES"/>
        </w:rPr>
      </w:pPr>
    </w:p>
    <w:p w14:paraId="4BF6C9CA" w14:textId="7411B8E0"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ins w:id="213" w:author="Matías Bunster Raby" w:date="2025-01-15T15:46:00Z" w16du:dateUtc="2025-01-15T18:46:00Z">
        <w:r w:rsidR="001A5E06">
          <w:rPr>
            <w:rFonts w:eastAsiaTheme="minorHAnsi" w:cstheme="minorBidi"/>
            <w:szCs w:val="22"/>
            <w:lang w:val="es-ES"/>
          </w:rPr>
          <w:t>4</w:t>
        </w:r>
      </w:ins>
      <w:del w:id="214" w:author="Matías Bunster Raby" w:date="2025-01-15T15:46:00Z" w16du:dateUtc="2025-01-15T18:46:00Z">
        <w:r w:rsidR="001E5633" w:rsidDel="001A5E06">
          <w:rPr>
            <w:rFonts w:eastAsiaTheme="minorHAnsi" w:cstheme="minorBidi"/>
            <w:szCs w:val="22"/>
            <w:lang w:val="es-ES"/>
          </w:rPr>
          <w:delText>6</w:delText>
        </w:r>
      </w:del>
      <w:r w:rsidR="0018511E">
        <w:rPr>
          <w:rFonts w:eastAsiaTheme="minorHAnsi" w:cstheme="minorBidi"/>
          <w:szCs w:val="22"/>
          <w:lang w:val="es-ES"/>
        </w:rPr>
        <w:t>.1</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sidR="0018511E">
        <w:rPr>
          <w:rFonts w:eastAsiaTheme="minorHAnsi" w:cstheme="minorBidi"/>
          <w:szCs w:val="22"/>
          <w:lang w:val="es-ES"/>
        </w:rPr>
        <w:t xml:space="preserve"> 2003-2005</w:t>
      </w:r>
    </w:p>
    <w:p w14:paraId="7229CCA4" w14:textId="029DB3C9" w:rsidR="009D50F0" w:rsidRPr="00D15418" w:rsidRDefault="00486A73" w:rsidP="0062611C">
      <w:pPr>
        <w:rPr>
          <w:lang w:val="es-ES"/>
        </w:rPr>
      </w:pPr>
      <w:r w:rsidRPr="00486A73">
        <w:rPr>
          <w:noProof/>
          <w:lang w:val="es-ES"/>
        </w:rPr>
        <w:drawing>
          <wp:inline distT="0" distB="0" distL="0" distR="0" wp14:anchorId="7706E8C7" wp14:editId="0A0DDDF1">
            <wp:extent cx="4870764" cy="3316758"/>
            <wp:effectExtent l="0" t="0" r="6350" b="0"/>
            <wp:docPr id="1851841315" name="Picture 1" descr="A graph with a yellow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1315" name="Picture 1" descr="A graph with a yellow dot&#10;&#10;Description automatically generated"/>
                    <pic:cNvPicPr/>
                  </pic:nvPicPr>
                  <pic:blipFill>
                    <a:blip r:embed="rId31"/>
                    <a:stretch>
                      <a:fillRect/>
                    </a:stretch>
                  </pic:blipFill>
                  <pic:spPr>
                    <a:xfrm>
                      <a:off x="0" y="0"/>
                      <a:ext cx="4886957" cy="3327785"/>
                    </a:xfrm>
                    <a:prstGeom prst="rect">
                      <a:avLst/>
                    </a:prstGeom>
                  </pic:spPr>
                </pic:pic>
              </a:graphicData>
            </a:graphic>
          </wp:inline>
        </w:drawing>
      </w:r>
    </w:p>
    <w:p w14:paraId="56D49E39" w14:textId="71596F23" w:rsidR="006A65C5" w:rsidRPr="00D15418" w:rsidRDefault="006A65C5" w:rsidP="0062611C">
      <w:pPr>
        <w:rPr>
          <w:lang w:val="es-ES"/>
        </w:rPr>
      </w:pPr>
    </w:p>
    <w:p w14:paraId="06DD680F" w14:textId="7B5BE883" w:rsidR="001A5276" w:rsidDel="006911A6" w:rsidRDefault="001A5276" w:rsidP="008D0B8E">
      <w:pPr>
        <w:spacing w:line="480" w:lineRule="auto"/>
        <w:rPr>
          <w:del w:id="215" w:author="Matías Bunster Raby" w:date="2025-01-15T15:49:00Z" w16du:dateUtc="2025-01-15T18:49:00Z"/>
          <w:rFonts w:eastAsiaTheme="minorHAnsi" w:cstheme="minorBidi"/>
          <w:szCs w:val="22"/>
          <w:lang w:val="es-ES"/>
        </w:rPr>
      </w:pPr>
    </w:p>
    <w:p w14:paraId="26694DA6" w14:textId="77777777" w:rsidR="006911A6" w:rsidRDefault="006911A6" w:rsidP="008D0B8E">
      <w:pPr>
        <w:spacing w:line="480" w:lineRule="auto"/>
        <w:rPr>
          <w:ins w:id="216" w:author="Matías Bunster Raby" w:date="2025-01-15T17:27:00Z" w16du:dateUtc="2025-01-15T20:27:00Z"/>
          <w:rFonts w:eastAsiaTheme="minorHAnsi" w:cstheme="minorBidi"/>
          <w:szCs w:val="22"/>
          <w:lang w:val="es-ES"/>
        </w:rPr>
      </w:pPr>
    </w:p>
    <w:p w14:paraId="77B38EBB" w14:textId="77777777" w:rsidR="006911A6" w:rsidRDefault="006911A6" w:rsidP="008D0B8E">
      <w:pPr>
        <w:spacing w:line="480" w:lineRule="auto"/>
        <w:rPr>
          <w:ins w:id="217" w:author="Matías Bunster Raby" w:date="2025-01-15T17:27:00Z" w16du:dateUtc="2025-01-15T20:27:00Z"/>
          <w:rFonts w:eastAsiaTheme="minorHAnsi" w:cstheme="minorBidi"/>
          <w:szCs w:val="22"/>
          <w:lang w:val="es-ES"/>
        </w:rPr>
      </w:pPr>
    </w:p>
    <w:p w14:paraId="2AB10EB5" w14:textId="77777777" w:rsidR="006911A6" w:rsidRDefault="006911A6" w:rsidP="008D0B8E">
      <w:pPr>
        <w:spacing w:line="480" w:lineRule="auto"/>
        <w:rPr>
          <w:ins w:id="218" w:author="Matías Bunster Raby" w:date="2025-01-15T17:27:00Z" w16du:dateUtc="2025-01-15T20:27:00Z"/>
          <w:rFonts w:eastAsiaTheme="minorHAnsi" w:cstheme="minorBidi"/>
          <w:szCs w:val="22"/>
          <w:lang w:val="es-ES"/>
        </w:rPr>
      </w:pPr>
    </w:p>
    <w:p w14:paraId="085BE6D4" w14:textId="77777777" w:rsidR="006911A6" w:rsidRPr="00D15418" w:rsidRDefault="006911A6" w:rsidP="008D0B8E">
      <w:pPr>
        <w:spacing w:line="480" w:lineRule="auto"/>
        <w:rPr>
          <w:ins w:id="219" w:author="Matías Bunster Raby" w:date="2025-01-15T17:27:00Z" w16du:dateUtc="2025-01-15T20:27:00Z"/>
          <w:rFonts w:eastAsiaTheme="minorHAnsi" w:cstheme="minorBidi"/>
          <w:szCs w:val="22"/>
          <w:lang w:val="es-ES"/>
        </w:rPr>
      </w:pPr>
    </w:p>
    <w:p w14:paraId="151A84E2" w14:textId="70F8CB06" w:rsidR="00486A73" w:rsidDel="00501A9E" w:rsidRDefault="00486A73" w:rsidP="008D0B8E">
      <w:pPr>
        <w:spacing w:line="480" w:lineRule="auto"/>
        <w:rPr>
          <w:del w:id="220" w:author="Matías Bunster Raby" w:date="2025-01-15T15:49:00Z" w16du:dateUtc="2025-01-15T18:49:00Z"/>
          <w:rFonts w:eastAsiaTheme="minorHAnsi" w:cstheme="minorBidi"/>
          <w:szCs w:val="22"/>
          <w:lang w:val="es-ES"/>
        </w:rPr>
      </w:pPr>
    </w:p>
    <w:p w14:paraId="0A50DAE4" w14:textId="4BBB9D27" w:rsidR="00486A73" w:rsidDel="00501A9E" w:rsidRDefault="00486A73" w:rsidP="008D0B8E">
      <w:pPr>
        <w:spacing w:line="480" w:lineRule="auto"/>
        <w:rPr>
          <w:del w:id="221" w:author="Matías Bunster Raby" w:date="2025-01-15T15:49:00Z" w16du:dateUtc="2025-01-15T18:49:00Z"/>
          <w:rFonts w:eastAsiaTheme="minorHAnsi" w:cstheme="minorBidi"/>
          <w:szCs w:val="22"/>
          <w:lang w:val="es-ES"/>
        </w:rPr>
      </w:pPr>
    </w:p>
    <w:p w14:paraId="464D0883" w14:textId="7788B8E8" w:rsidR="00486A73" w:rsidDel="00501A9E" w:rsidRDefault="00486A73" w:rsidP="008D0B8E">
      <w:pPr>
        <w:spacing w:line="480" w:lineRule="auto"/>
        <w:rPr>
          <w:del w:id="222" w:author="Matías Bunster Raby" w:date="2025-01-15T15:49:00Z" w16du:dateUtc="2025-01-15T18:49:00Z"/>
          <w:rFonts w:eastAsiaTheme="minorHAnsi" w:cstheme="minorBidi"/>
          <w:szCs w:val="22"/>
          <w:lang w:val="es-ES"/>
        </w:rPr>
      </w:pPr>
    </w:p>
    <w:p w14:paraId="65817D66" w14:textId="2195D130" w:rsidR="00486A73" w:rsidDel="00501A9E" w:rsidRDefault="00486A73" w:rsidP="008D0B8E">
      <w:pPr>
        <w:spacing w:line="480" w:lineRule="auto"/>
        <w:rPr>
          <w:del w:id="223" w:author="Matías Bunster Raby" w:date="2025-01-15T15:49:00Z" w16du:dateUtc="2025-01-15T18:49:00Z"/>
          <w:rFonts w:eastAsiaTheme="minorHAnsi" w:cstheme="minorBidi"/>
          <w:szCs w:val="22"/>
          <w:lang w:val="es-ES"/>
        </w:rPr>
      </w:pPr>
    </w:p>
    <w:p w14:paraId="04751FC8" w14:textId="0B86F416" w:rsidR="00486A73" w:rsidDel="00501A9E" w:rsidRDefault="00486A73" w:rsidP="008D0B8E">
      <w:pPr>
        <w:spacing w:line="480" w:lineRule="auto"/>
        <w:rPr>
          <w:del w:id="224" w:author="Matías Bunster Raby" w:date="2025-01-15T15:49:00Z" w16du:dateUtc="2025-01-15T18:49:00Z"/>
          <w:rFonts w:eastAsiaTheme="minorHAnsi" w:cstheme="minorBidi"/>
          <w:szCs w:val="22"/>
          <w:lang w:val="es-ES"/>
        </w:rPr>
      </w:pPr>
    </w:p>
    <w:p w14:paraId="4A08649A" w14:textId="534E94B5" w:rsidR="00486A73" w:rsidDel="00501A9E" w:rsidRDefault="00486A73" w:rsidP="008D0B8E">
      <w:pPr>
        <w:spacing w:line="480" w:lineRule="auto"/>
        <w:rPr>
          <w:del w:id="225" w:author="Matías Bunster Raby" w:date="2025-01-15T15:49:00Z" w16du:dateUtc="2025-01-15T18:49:00Z"/>
          <w:rFonts w:eastAsiaTheme="minorHAnsi" w:cstheme="minorBidi"/>
          <w:szCs w:val="22"/>
          <w:lang w:val="es-ES"/>
        </w:rPr>
      </w:pPr>
    </w:p>
    <w:p w14:paraId="50E4F1B0" w14:textId="54B88071" w:rsidR="00296BC4" w:rsidRDefault="00486A73" w:rsidP="008D0B8E">
      <w:pPr>
        <w:spacing w:line="480" w:lineRule="auto"/>
        <w:rPr>
          <w:rFonts w:eastAsiaTheme="minorHAnsi" w:cstheme="minorBidi"/>
          <w:szCs w:val="22"/>
          <w:lang w:val="es-ES"/>
        </w:rPr>
      </w:pPr>
      <w:r w:rsidRPr="00D15418">
        <w:rPr>
          <w:rFonts w:eastAsiaTheme="minorHAnsi" w:cstheme="minorBidi"/>
          <w:szCs w:val="22"/>
          <w:lang w:val="es-ES"/>
        </w:rPr>
        <w:t>Gráfico 1</w:t>
      </w:r>
      <w:ins w:id="226" w:author="Matías Bunster Raby" w:date="2025-01-15T15:46:00Z" w16du:dateUtc="2025-01-15T18:46:00Z">
        <w:r w:rsidR="001A5E06">
          <w:rPr>
            <w:rFonts w:eastAsiaTheme="minorHAnsi" w:cstheme="minorBidi"/>
            <w:szCs w:val="22"/>
            <w:lang w:val="es-ES"/>
          </w:rPr>
          <w:t>4</w:t>
        </w:r>
      </w:ins>
      <w:del w:id="227" w:author="Matías Bunster Raby" w:date="2025-01-15T15:46:00Z" w16du:dateUtc="2025-01-15T18:46:00Z">
        <w:r w:rsidDel="001A5E06">
          <w:rPr>
            <w:rFonts w:eastAsiaTheme="minorHAnsi" w:cstheme="minorBidi"/>
            <w:szCs w:val="22"/>
            <w:lang w:val="es-ES"/>
          </w:rPr>
          <w:delText>6</w:delText>
        </w:r>
      </w:del>
      <w:r>
        <w:rPr>
          <w:rFonts w:eastAsiaTheme="minorHAnsi" w:cstheme="minorBidi"/>
          <w:szCs w:val="22"/>
          <w:lang w:val="es-ES"/>
        </w:rPr>
        <w:t>.2</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2006-2008</w:t>
      </w:r>
    </w:p>
    <w:p w14:paraId="26B92D7F" w14:textId="1F2D82EC" w:rsidR="00296BC4" w:rsidRDefault="00486A73" w:rsidP="008D0B8E">
      <w:pPr>
        <w:spacing w:line="480" w:lineRule="auto"/>
        <w:rPr>
          <w:rFonts w:eastAsiaTheme="minorHAnsi" w:cstheme="minorBidi"/>
          <w:szCs w:val="22"/>
          <w:lang w:val="es-ES"/>
        </w:rPr>
      </w:pPr>
      <w:r w:rsidRPr="00486A73">
        <w:rPr>
          <w:rFonts w:eastAsiaTheme="minorHAnsi" w:cstheme="minorBidi"/>
          <w:noProof/>
          <w:szCs w:val="22"/>
          <w:lang w:val="es-ES"/>
        </w:rPr>
        <w:drawing>
          <wp:inline distT="0" distB="0" distL="0" distR="0" wp14:anchorId="3004618A" wp14:editId="64469624">
            <wp:extent cx="4653481" cy="3199269"/>
            <wp:effectExtent l="0" t="0" r="0" b="1270"/>
            <wp:docPr id="427187599"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87599" name="Picture 1" descr="A graph with colored dots&#10;&#10;Description automatically generated"/>
                    <pic:cNvPicPr/>
                  </pic:nvPicPr>
                  <pic:blipFill>
                    <a:blip r:embed="rId32"/>
                    <a:stretch>
                      <a:fillRect/>
                    </a:stretch>
                  </pic:blipFill>
                  <pic:spPr>
                    <a:xfrm>
                      <a:off x="0" y="0"/>
                      <a:ext cx="4685904" cy="3221560"/>
                    </a:xfrm>
                    <a:prstGeom prst="rect">
                      <a:avLst/>
                    </a:prstGeom>
                  </pic:spPr>
                </pic:pic>
              </a:graphicData>
            </a:graphic>
          </wp:inline>
        </w:drawing>
      </w:r>
    </w:p>
    <w:p w14:paraId="6ABFED13" w14:textId="77777777" w:rsidR="00535195" w:rsidRDefault="00535195" w:rsidP="00486A73">
      <w:pPr>
        <w:spacing w:line="480" w:lineRule="auto"/>
        <w:rPr>
          <w:rFonts w:eastAsiaTheme="minorHAnsi" w:cstheme="minorBidi"/>
          <w:szCs w:val="22"/>
          <w:lang w:val="es-ES"/>
        </w:rPr>
      </w:pPr>
    </w:p>
    <w:p w14:paraId="78BB05B0" w14:textId="1D1BCEFE" w:rsidR="00486A73" w:rsidRDefault="00486A73" w:rsidP="00486A73">
      <w:pPr>
        <w:spacing w:line="480" w:lineRule="auto"/>
        <w:rPr>
          <w:rFonts w:eastAsiaTheme="minorHAnsi" w:cstheme="minorBidi"/>
          <w:szCs w:val="22"/>
          <w:lang w:val="es-ES"/>
        </w:rPr>
      </w:pPr>
      <w:r w:rsidRPr="00D15418">
        <w:rPr>
          <w:rFonts w:eastAsiaTheme="minorHAnsi" w:cstheme="minorBidi"/>
          <w:szCs w:val="22"/>
          <w:lang w:val="es-ES"/>
        </w:rPr>
        <w:t>Gráfico 1</w:t>
      </w:r>
      <w:ins w:id="228" w:author="Matías Bunster Raby" w:date="2025-01-15T15:46:00Z" w16du:dateUtc="2025-01-15T18:46:00Z">
        <w:r w:rsidR="001A5E06">
          <w:rPr>
            <w:rFonts w:eastAsiaTheme="minorHAnsi" w:cstheme="minorBidi"/>
            <w:szCs w:val="22"/>
            <w:lang w:val="es-ES"/>
          </w:rPr>
          <w:t>4</w:t>
        </w:r>
      </w:ins>
      <w:del w:id="229" w:author="Matías Bunster Raby" w:date="2025-01-15T15:46:00Z" w16du:dateUtc="2025-01-15T18:46:00Z">
        <w:r w:rsidDel="001A5E06">
          <w:rPr>
            <w:rFonts w:eastAsiaTheme="minorHAnsi" w:cstheme="minorBidi"/>
            <w:szCs w:val="22"/>
            <w:lang w:val="es-ES"/>
          </w:rPr>
          <w:delText>6</w:delText>
        </w:r>
      </w:del>
      <w:r>
        <w:rPr>
          <w:rFonts w:eastAsiaTheme="minorHAnsi" w:cstheme="minorBidi"/>
          <w:szCs w:val="22"/>
          <w:lang w:val="es-ES"/>
        </w:rPr>
        <w:t>.3</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2009-2011</w:t>
      </w:r>
    </w:p>
    <w:p w14:paraId="263D1744" w14:textId="1D67F5B2" w:rsidR="00486A73" w:rsidRDefault="004C14D0" w:rsidP="008D0B8E">
      <w:pPr>
        <w:spacing w:line="480" w:lineRule="auto"/>
        <w:rPr>
          <w:rFonts w:eastAsiaTheme="minorHAnsi" w:cstheme="minorBidi"/>
          <w:szCs w:val="22"/>
          <w:lang w:val="es-ES"/>
        </w:rPr>
      </w:pPr>
      <w:r w:rsidRPr="004C14D0">
        <w:rPr>
          <w:rFonts w:eastAsiaTheme="minorHAnsi" w:cstheme="minorBidi"/>
          <w:noProof/>
          <w:szCs w:val="22"/>
          <w:lang w:val="es-ES"/>
        </w:rPr>
        <w:drawing>
          <wp:inline distT="0" distB="0" distL="0" distR="0" wp14:anchorId="38496B42" wp14:editId="6136BF26">
            <wp:extent cx="4553893" cy="3130801"/>
            <wp:effectExtent l="0" t="0" r="5715" b="6350"/>
            <wp:docPr id="9858405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0527" name="Picture 1" descr="A graph with colored dots&#10;&#10;Description automatically generated"/>
                    <pic:cNvPicPr/>
                  </pic:nvPicPr>
                  <pic:blipFill>
                    <a:blip r:embed="rId33"/>
                    <a:stretch>
                      <a:fillRect/>
                    </a:stretch>
                  </pic:blipFill>
                  <pic:spPr>
                    <a:xfrm>
                      <a:off x="0" y="0"/>
                      <a:ext cx="4607414" cy="3167597"/>
                    </a:xfrm>
                    <a:prstGeom prst="rect">
                      <a:avLst/>
                    </a:prstGeom>
                  </pic:spPr>
                </pic:pic>
              </a:graphicData>
            </a:graphic>
          </wp:inline>
        </w:drawing>
      </w:r>
    </w:p>
    <w:p w14:paraId="64DA72AB" w14:textId="38F0D86E" w:rsidR="004C14D0" w:rsidRDefault="004C14D0" w:rsidP="004C14D0">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ins w:id="230" w:author="Matías Bunster Raby" w:date="2025-01-15T15:46:00Z" w16du:dateUtc="2025-01-15T18:46:00Z">
        <w:r w:rsidR="001A5E06">
          <w:rPr>
            <w:rFonts w:eastAsiaTheme="minorHAnsi" w:cstheme="minorBidi"/>
            <w:szCs w:val="22"/>
            <w:lang w:val="es-ES"/>
          </w:rPr>
          <w:t>4</w:t>
        </w:r>
      </w:ins>
      <w:del w:id="231" w:author="Matías Bunster Raby" w:date="2025-01-15T15:46:00Z" w16du:dateUtc="2025-01-15T18:46:00Z">
        <w:r w:rsidDel="001A5E06">
          <w:rPr>
            <w:rFonts w:eastAsiaTheme="minorHAnsi" w:cstheme="minorBidi"/>
            <w:szCs w:val="22"/>
            <w:lang w:val="es-ES"/>
          </w:rPr>
          <w:delText>6</w:delText>
        </w:r>
      </w:del>
      <w:r>
        <w:rPr>
          <w:rFonts w:eastAsiaTheme="minorHAnsi" w:cstheme="minorBidi"/>
          <w:szCs w:val="22"/>
          <w:lang w:val="es-ES"/>
        </w:rPr>
        <w:t>.4</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2012-2014</w:t>
      </w:r>
    </w:p>
    <w:p w14:paraId="763DA73F" w14:textId="30EA95FB" w:rsidR="00486A73" w:rsidRDefault="004A5629" w:rsidP="008D0B8E">
      <w:pPr>
        <w:spacing w:line="480" w:lineRule="auto"/>
        <w:rPr>
          <w:rFonts w:eastAsiaTheme="minorHAnsi" w:cstheme="minorBidi"/>
          <w:szCs w:val="22"/>
          <w:lang w:val="es-ES"/>
        </w:rPr>
      </w:pPr>
      <w:r w:rsidRPr="004A5629">
        <w:rPr>
          <w:rFonts w:eastAsiaTheme="minorHAnsi" w:cstheme="minorBidi"/>
          <w:noProof/>
          <w:szCs w:val="22"/>
          <w:lang w:val="es-ES"/>
        </w:rPr>
        <w:drawing>
          <wp:inline distT="0" distB="0" distL="0" distR="0" wp14:anchorId="3288922E" wp14:editId="4396FB20">
            <wp:extent cx="4626321" cy="3180596"/>
            <wp:effectExtent l="0" t="0" r="0" b="0"/>
            <wp:docPr id="131147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1453" name=""/>
                    <pic:cNvPicPr/>
                  </pic:nvPicPr>
                  <pic:blipFill>
                    <a:blip r:embed="rId34"/>
                    <a:stretch>
                      <a:fillRect/>
                    </a:stretch>
                  </pic:blipFill>
                  <pic:spPr>
                    <a:xfrm>
                      <a:off x="0" y="0"/>
                      <a:ext cx="4641803" cy="3191240"/>
                    </a:xfrm>
                    <a:prstGeom prst="rect">
                      <a:avLst/>
                    </a:prstGeom>
                  </pic:spPr>
                </pic:pic>
              </a:graphicData>
            </a:graphic>
          </wp:inline>
        </w:drawing>
      </w:r>
    </w:p>
    <w:p w14:paraId="757994C4" w14:textId="77777777" w:rsidR="00535195" w:rsidRDefault="00535195" w:rsidP="004A5629">
      <w:pPr>
        <w:spacing w:line="480" w:lineRule="auto"/>
        <w:rPr>
          <w:rFonts w:eastAsiaTheme="minorHAnsi" w:cstheme="minorBidi"/>
          <w:szCs w:val="22"/>
          <w:lang w:val="es-ES"/>
        </w:rPr>
      </w:pPr>
    </w:p>
    <w:p w14:paraId="5329F0C2" w14:textId="45034644" w:rsidR="004A5629" w:rsidRDefault="004A5629" w:rsidP="004A5629">
      <w:pPr>
        <w:spacing w:line="480" w:lineRule="auto"/>
        <w:rPr>
          <w:rFonts w:eastAsiaTheme="minorHAnsi" w:cstheme="minorBidi"/>
          <w:szCs w:val="22"/>
          <w:lang w:val="es-ES"/>
        </w:rPr>
      </w:pPr>
      <w:r w:rsidRPr="00D15418">
        <w:rPr>
          <w:rFonts w:eastAsiaTheme="minorHAnsi" w:cstheme="minorBidi"/>
          <w:szCs w:val="22"/>
          <w:lang w:val="es-ES"/>
        </w:rPr>
        <w:t>Gráfico 1</w:t>
      </w:r>
      <w:ins w:id="232" w:author="Matías Bunster Raby" w:date="2025-01-15T15:46:00Z" w16du:dateUtc="2025-01-15T18:46:00Z">
        <w:r w:rsidR="001A5E06">
          <w:rPr>
            <w:rFonts w:eastAsiaTheme="minorHAnsi" w:cstheme="minorBidi"/>
            <w:szCs w:val="22"/>
            <w:lang w:val="es-ES"/>
          </w:rPr>
          <w:t>4</w:t>
        </w:r>
      </w:ins>
      <w:del w:id="233" w:author="Matías Bunster Raby" w:date="2025-01-15T15:46:00Z" w16du:dateUtc="2025-01-15T18:46:00Z">
        <w:r w:rsidDel="001A5E06">
          <w:rPr>
            <w:rFonts w:eastAsiaTheme="minorHAnsi" w:cstheme="minorBidi"/>
            <w:szCs w:val="22"/>
            <w:lang w:val="es-ES"/>
          </w:rPr>
          <w:delText>6</w:delText>
        </w:r>
      </w:del>
      <w:r>
        <w:rPr>
          <w:rFonts w:eastAsiaTheme="minorHAnsi" w:cstheme="minorBidi"/>
          <w:szCs w:val="22"/>
          <w:lang w:val="es-ES"/>
        </w:rPr>
        <w:t>.5</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2015-2017</w:t>
      </w:r>
    </w:p>
    <w:p w14:paraId="40CAE8F8" w14:textId="12F3D522" w:rsidR="00486A73" w:rsidRDefault="00B642EC" w:rsidP="008D0B8E">
      <w:pPr>
        <w:spacing w:line="480" w:lineRule="auto"/>
        <w:rPr>
          <w:rFonts w:eastAsiaTheme="minorHAnsi" w:cstheme="minorBidi"/>
          <w:szCs w:val="22"/>
          <w:lang w:val="es-ES"/>
        </w:rPr>
      </w:pPr>
      <w:r w:rsidRPr="00B642EC">
        <w:rPr>
          <w:rFonts w:eastAsiaTheme="minorHAnsi" w:cstheme="minorBidi"/>
          <w:noProof/>
          <w:szCs w:val="22"/>
          <w:lang w:val="es-ES"/>
        </w:rPr>
        <w:drawing>
          <wp:inline distT="0" distB="0" distL="0" distR="0" wp14:anchorId="2F44349F" wp14:editId="06270881">
            <wp:extent cx="4625975" cy="3180358"/>
            <wp:effectExtent l="0" t="0" r="0" b="0"/>
            <wp:docPr id="669251756" name="Picture 1" descr="A chart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756" name="Picture 1" descr="A chart with colored dots and numbers&#10;&#10;Description automatically generated"/>
                    <pic:cNvPicPr/>
                  </pic:nvPicPr>
                  <pic:blipFill>
                    <a:blip r:embed="rId35"/>
                    <a:stretch>
                      <a:fillRect/>
                    </a:stretch>
                  </pic:blipFill>
                  <pic:spPr>
                    <a:xfrm>
                      <a:off x="0" y="0"/>
                      <a:ext cx="4639194" cy="3189446"/>
                    </a:xfrm>
                    <a:prstGeom prst="rect">
                      <a:avLst/>
                    </a:prstGeom>
                  </pic:spPr>
                </pic:pic>
              </a:graphicData>
            </a:graphic>
          </wp:inline>
        </w:drawing>
      </w:r>
    </w:p>
    <w:p w14:paraId="3F25B94E" w14:textId="747978FF" w:rsidR="00B642EC" w:rsidRDefault="00B642EC" w:rsidP="00B642EC">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ins w:id="234" w:author="Matías Bunster Raby" w:date="2025-01-15T15:46:00Z" w16du:dateUtc="2025-01-15T18:46:00Z">
        <w:r w:rsidR="001A5E06">
          <w:rPr>
            <w:rFonts w:eastAsiaTheme="minorHAnsi" w:cstheme="minorBidi"/>
            <w:szCs w:val="22"/>
            <w:lang w:val="es-ES"/>
          </w:rPr>
          <w:t>4</w:t>
        </w:r>
      </w:ins>
      <w:del w:id="235" w:author="Matías Bunster Raby" w:date="2025-01-15T15:46:00Z" w16du:dateUtc="2025-01-15T18:46:00Z">
        <w:r w:rsidDel="001A5E06">
          <w:rPr>
            <w:rFonts w:eastAsiaTheme="minorHAnsi" w:cstheme="minorBidi"/>
            <w:szCs w:val="22"/>
            <w:lang w:val="es-ES"/>
          </w:rPr>
          <w:delText>6</w:delText>
        </w:r>
      </w:del>
      <w:r>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2018-2020</w:t>
      </w:r>
    </w:p>
    <w:p w14:paraId="6AE39F7E" w14:textId="289F217C" w:rsidR="004A5629" w:rsidRDefault="000F7BD2" w:rsidP="008D0B8E">
      <w:pPr>
        <w:spacing w:line="480" w:lineRule="auto"/>
        <w:rPr>
          <w:rFonts w:eastAsiaTheme="minorHAnsi" w:cstheme="minorBidi"/>
          <w:szCs w:val="22"/>
          <w:lang w:val="es-ES"/>
        </w:rPr>
      </w:pPr>
      <w:r w:rsidRPr="000F7BD2">
        <w:rPr>
          <w:rFonts w:eastAsiaTheme="minorHAnsi" w:cstheme="minorBidi"/>
          <w:noProof/>
          <w:szCs w:val="22"/>
          <w:lang w:val="es-ES"/>
        </w:rPr>
        <w:drawing>
          <wp:inline distT="0" distB="0" distL="0" distR="0" wp14:anchorId="7BD46C2F" wp14:editId="74D7AE9A">
            <wp:extent cx="4635374" cy="3156469"/>
            <wp:effectExtent l="0" t="0" r="635" b="6350"/>
            <wp:docPr id="17390624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2427" name="Picture 1" descr="A graph with colored dots&#10;&#10;Description automatically generated"/>
                    <pic:cNvPicPr/>
                  </pic:nvPicPr>
                  <pic:blipFill>
                    <a:blip r:embed="rId36"/>
                    <a:stretch>
                      <a:fillRect/>
                    </a:stretch>
                  </pic:blipFill>
                  <pic:spPr>
                    <a:xfrm>
                      <a:off x="0" y="0"/>
                      <a:ext cx="4658299" cy="3172080"/>
                    </a:xfrm>
                    <a:prstGeom prst="rect">
                      <a:avLst/>
                    </a:prstGeom>
                  </pic:spPr>
                </pic:pic>
              </a:graphicData>
            </a:graphic>
          </wp:inline>
        </w:drawing>
      </w:r>
    </w:p>
    <w:p w14:paraId="2239B3CF" w14:textId="77777777" w:rsidR="00535195" w:rsidRDefault="00535195" w:rsidP="008D0B8E">
      <w:pPr>
        <w:spacing w:line="480" w:lineRule="auto"/>
        <w:rPr>
          <w:rFonts w:eastAsiaTheme="minorHAnsi" w:cstheme="minorBidi"/>
          <w:szCs w:val="22"/>
          <w:lang w:val="es-ES"/>
        </w:rPr>
      </w:pPr>
    </w:p>
    <w:p w14:paraId="1775A987" w14:textId="7FBBC2DA" w:rsidR="00B642EC" w:rsidRDefault="000F7BD2" w:rsidP="008D0B8E">
      <w:pPr>
        <w:spacing w:line="480" w:lineRule="auto"/>
        <w:rPr>
          <w:rFonts w:eastAsiaTheme="minorHAnsi" w:cstheme="minorBidi"/>
          <w:szCs w:val="22"/>
          <w:lang w:val="es-ES"/>
        </w:rPr>
      </w:pPr>
      <w:r w:rsidRPr="00D15418">
        <w:rPr>
          <w:rFonts w:eastAsiaTheme="minorHAnsi" w:cstheme="minorBidi"/>
          <w:szCs w:val="22"/>
          <w:lang w:val="es-ES"/>
        </w:rPr>
        <w:t>Gráfico 1</w:t>
      </w:r>
      <w:ins w:id="236" w:author="Matías Bunster Raby" w:date="2025-01-15T15:46:00Z" w16du:dateUtc="2025-01-15T18:46:00Z">
        <w:r w:rsidR="001A5E06">
          <w:rPr>
            <w:rFonts w:eastAsiaTheme="minorHAnsi" w:cstheme="minorBidi"/>
            <w:szCs w:val="22"/>
            <w:lang w:val="es-ES"/>
          </w:rPr>
          <w:t>4</w:t>
        </w:r>
      </w:ins>
      <w:del w:id="237" w:author="Matías Bunster Raby" w:date="2025-01-15T15:46:00Z" w16du:dateUtc="2025-01-15T18:46:00Z">
        <w:r w:rsidDel="001A5E06">
          <w:rPr>
            <w:rFonts w:eastAsiaTheme="minorHAnsi" w:cstheme="minorBidi"/>
            <w:szCs w:val="22"/>
            <w:lang w:val="es-ES"/>
          </w:rPr>
          <w:delText>6</w:delText>
        </w:r>
      </w:del>
      <w:r>
        <w:rPr>
          <w:rFonts w:eastAsiaTheme="minorHAnsi" w:cstheme="minorBidi"/>
          <w:szCs w:val="22"/>
          <w:lang w:val="es-ES"/>
        </w:rPr>
        <w:t>.</w:t>
      </w:r>
      <w:r w:rsidR="00B34555">
        <w:rPr>
          <w:rFonts w:eastAsiaTheme="minorHAnsi" w:cstheme="minorBidi"/>
          <w:szCs w:val="22"/>
          <w:lang w:val="es-ES"/>
        </w:rPr>
        <w:t>7</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2021-202</w:t>
      </w:r>
      <w:r w:rsidR="00D14F1C">
        <w:rPr>
          <w:rFonts w:eastAsiaTheme="minorHAnsi" w:cstheme="minorBidi"/>
          <w:szCs w:val="22"/>
          <w:lang w:val="es-ES"/>
        </w:rPr>
        <w:t>2</w:t>
      </w:r>
    </w:p>
    <w:p w14:paraId="3AA5DA93" w14:textId="52624710" w:rsidR="00B642EC" w:rsidRDefault="00D14F1C" w:rsidP="008D0B8E">
      <w:pPr>
        <w:spacing w:line="480" w:lineRule="auto"/>
        <w:rPr>
          <w:rFonts w:eastAsiaTheme="minorHAnsi" w:cstheme="minorBidi"/>
          <w:szCs w:val="22"/>
          <w:lang w:val="es-ES"/>
        </w:rPr>
      </w:pPr>
      <w:r w:rsidRPr="00D14F1C">
        <w:rPr>
          <w:rFonts w:eastAsiaTheme="minorHAnsi" w:cstheme="minorBidi"/>
          <w:noProof/>
          <w:szCs w:val="22"/>
          <w:lang w:val="es-ES"/>
        </w:rPr>
        <w:drawing>
          <wp:inline distT="0" distB="0" distL="0" distR="0" wp14:anchorId="1F4D234E" wp14:editId="605ECD3C">
            <wp:extent cx="4653481" cy="3146325"/>
            <wp:effectExtent l="0" t="0" r="0" b="3810"/>
            <wp:docPr id="878955050" name="Picture 1" descr="A graph with a yellow dot and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5050" name="Picture 1" descr="A graph with a yellow dot and green dot&#10;&#10;Description automatically generated"/>
                    <pic:cNvPicPr/>
                  </pic:nvPicPr>
                  <pic:blipFill>
                    <a:blip r:embed="rId37"/>
                    <a:stretch>
                      <a:fillRect/>
                    </a:stretch>
                  </pic:blipFill>
                  <pic:spPr>
                    <a:xfrm>
                      <a:off x="0" y="0"/>
                      <a:ext cx="4680507" cy="3164598"/>
                    </a:xfrm>
                    <a:prstGeom prst="rect">
                      <a:avLst/>
                    </a:prstGeom>
                  </pic:spPr>
                </pic:pic>
              </a:graphicData>
            </a:graphic>
          </wp:inline>
        </w:drawing>
      </w:r>
    </w:p>
    <w:p w14:paraId="7891C13E" w14:textId="41DE9BD0" w:rsidR="007F752D" w:rsidRPr="00B93D2E" w:rsidRDefault="00410CB8" w:rsidP="001A5276">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8F75F35"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 xml:space="preserve">en </w:t>
      </w:r>
      <w:r w:rsidR="00B34555">
        <w:rPr>
          <w:rFonts w:eastAsiaTheme="minorHAnsi" w:cstheme="minorBidi"/>
          <w:szCs w:val="22"/>
          <w:lang w:val="es-ES"/>
        </w:rPr>
        <w:t xml:space="preserve">los gráficos 16.1 al 16.7,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entre 200</w:t>
      </w:r>
      <w:r w:rsidR="00B34555">
        <w:rPr>
          <w:rFonts w:eastAsiaTheme="minorHAnsi" w:cstheme="minorBidi"/>
          <w:szCs w:val="22"/>
          <w:lang w:val="es-ES"/>
        </w:rPr>
        <w:t>3</w:t>
      </w:r>
      <w:r w:rsidR="000D26E0">
        <w:rPr>
          <w:rFonts w:eastAsiaTheme="minorHAnsi" w:cstheme="minorBidi"/>
          <w:szCs w:val="22"/>
          <w:lang w:val="es-ES"/>
        </w:rPr>
        <w:t xml:space="preserve"> y 20</w:t>
      </w:r>
      <w:r w:rsidR="00B34555">
        <w:rPr>
          <w:rFonts w:eastAsiaTheme="minorHAnsi" w:cstheme="minorBidi"/>
          <w:szCs w:val="22"/>
          <w:lang w:val="es-ES"/>
        </w:rPr>
        <w:t>2</w:t>
      </w:r>
      <w:r w:rsidR="00D14F1C">
        <w:rPr>
          <w:rFonts w:eastAsiaTheme="minorHAnsi" w:cstheme="minorBidi"/>
          <w:szCs w:val="22"/>
          <w:lang w:val="es-ES"/>
        </w:rPr>
        <w:t>2</w:t>
      </w:r>
      <w:r w:rsidR="000D26E0">
        <w:rPr>
          <w:rFonts w:eastAsiaTheme="minorHAnsi" w:cstheme="minorBidi"/>
          <w:szCs w:val="22"/>
          <w:lang w:val="es-ES"/>
        </w:rPr>
        <w:t xml:space="preserve">, </w:t>
      </w:r>
      <w:r w:rsidRPr="00D15418">
        <w:rPr>
          <w:rFonts w:eastAsiaTheme="minorHAnsi" w:cstheme="minorBidi"/>
          <w:szCs w:val="22"/>
          <w:lang w:val="es-ES"/>
        </w:rPr>
        <w:t xml:space="preserve">los programas presidenciales se pueden visualizar en </w:t>
      </w:r>
      <w:proofErr w:type="spellStart"/>
      <w:proofErr w:type="gramStart"/>
      <w:r w:rsidRPr="00D15418">
        <w:rPr>
          <w:rFonts w:eastAsiaTheme="minorHAnsi" w:cstheme="minorBidi"/>
          <w:szCs w:val="22"/>
          <w:lang w:val="es-ES"/>
        </w:rPr>
        <w:t>clusters</w:t>
      </w:r>
      <w:proofErr w:type="spellEnd"/>
      <w:proofErr w:type="gramEnd"/>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w:t>
      </w:r>
      <w:r w:rsidR="00963905">
        <w:rPr>
          <w:rFonts w:eastAsiaTheme="minorHAnsi" w:cstheme="minorBidi"/>
          <w:szCs w:val="22"/>
          <w:lang w:val="es-ES"/>
        </w:rPr>
        <w:t xml:space="preserve"> Sin embargo, esta nitidez no es lo relevante como si lo es la cantidad de veces que dos países coinciden en un mismo </w:t>
      </w:r>
      <w:proofErr w:type="spellStart"/>
      <w:r w:rsidR="00963905">
        <w:rPr>
          <w:rFonts w:eastAsiaTheme="minorHAnsi" w:cstheme="minorBidi"/>
          <w:szCs w:val="22"/>
          <w:lang w:val="es-ES"/>
        </w:rPr>
        <w:t>cluster</w:t>
      </w:r>
      <w:proofErr w:type="spellEnd"/>
      <w:r w:rsidR="00963905">
        <w:rPr>
          <w:rFonts w:eastAsiaTheme="minorHAnsi" w:cstheme="minorBidi"/>
          <w:szCs w:val="22"/>
          <w:lang w:val="es-ES"/>
        </w:rPr>
        <w:t xml:space="preserve"> en el tiempo.</w:t>
      </w:r>
    </w:p>
    <w:p w14:paraId="0D98775C" w14:textId="6DAB3682" w:rsidR="0083584D" w:rsidRPr="001E5633" w:rsidRDefault="0083584D" w:rsidP="001E5633">
      <w:pPr>
        <w:spacing w:line="480" w:lineRule="auto"/>
        <w:rPr>
          <w:rFonts w:eastAsiaTheme="minorHAnsi" w:cstheme="minorBidi"/>
          <w:szCs w:val="22"/>
          <w:lang w:val="es-ES"/>
        </w:rPr>
      </w:pPr>
    </w:p>
    <w:p w14:paraId="2A3F073D" w14:textId="2CAB07D3" w:rsidR="003E6472" w:rsidRPr="00D15418" w:rsidRDefault="00410CB8">
      <w:pPr>
        <w:spacing w:after="160" w:line="259" w:lineRule="auto"/>
        <w:rPr>
          <w:b/>
          <w:bCs/>
          <w:lang w:val="es-ES"/>
        </w:rPr>
      </w:pPr>
      <w:r>
        <w:rPr>
          <w:b/>
          <w:bCs/>
          <w:lang w:val="es-ES"/>
        </w:rPr>
        <w:t>4</w:t>
      </w:r>
      <w:r w:rsidR="0083584D" w:rsidRPr="00D15418">
        <w:rPr>
          <w:b/>
          <w:bCs/>
          <w:lang w:val="es-ES"/>
        </w:rPr>
        <w:t>.</w:t>
      </w:r>
      <w:r w:rsidR="00A22D82" w:rsidRPr="00D15418">
        <w:rPr>
          <w:b/>
          <w:bCs/>
          <w:lang w:val="es-ES"/>
        </w:rPr>
        <w:t>6</w:t>
      </w:r>
      <w:r w:rsidR="0083584D" w:rsidRPr="00D15418">
        <w:rPr>
          <w:b/>
          <w:bCs/>
          <w:lang w:val="es-ES"/>
        </w:rPr>
        <w:t>.</w:t>
      </w:r>
      <w:r>
        <w:rPr>
          <w:b/>
          <w:bCs/>
          <w:lang w:val="es-ES"/>
        </w:rPr>
        <w:t>1</w:t>
      </w:r>
      <w:r w:rsidR="0083584D" w:rsidRPr="00D15418">
        <w:rPr>
          <w:b/>
          <w:bCs/>
          <w:lang w:val="es-ES"/>
        </w:rPr>
        <w:t xml:space="preserve">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w:t>
      </w:r>
      <w:proofErr w:type="spellStart"/>
      <w:proofErr w:type="gramStart"/>
      <w:r>
        <w:rPr>
          <w:rFonts w:eastAsiaTheme="minorHAnsi" w:cstheme="minorBidi"/>
          <w:szCs w:val="22"/>
          <w:lang w:val="es-ES"/>
        </w:rPr>
        <w:t>cluster</w:t>
      </w:r>
      <w:proofErr w:type="spellEnd"/>
      <w:proofErr w:type="gramEnd"/>
      <w:r>
        <w:rPr>
          <w:rFonts w:eastAsiaTheme="minorHAnsi" w:cstheme="minorBidi"/>
          <w:szCs w:val="22"/>
          <w:lang w:val="es-ES"/>
        </w:rPr>
        <w:t>. Esta frecuencia es 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77F0F44A"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Por ejemplo, en el período de 2003 a 202</w:t>
      </w:r>
      <w:r w:rsidR="00D14F1C">
        <w:rPr>
          <w:rFonts w:eastAsiaTheme="minorHAnsi" w:cstheme="minorBidi"/>
          <w:szCs w:val="22"/>
          <w:lang w:val="es-ES"/>
        </w:rPr>
        <w:t>2</w:t>
      </w:r>
      <w:r w:rsidRPr="00D15418">
        <w:rPr>
          <w:rFonts w:eastAsiaTheme="minorHAnsi" w:cstheme="minorBidi"/>
          <w:szCs w:val="22"/>
          <w:lang w:val="es-ES"/>
        </w:rPr>
        <w:t xml:space="preserve">,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08AFDDE8" w14:textId="60F124F4" w:rsidR="00792680" w:rsidDel="00501A9E" w:rsidRDefault="00792680">
      <w:pPr>
        <w:spacing w:after="160" w:line="259" w:lineRule="auto"/>
        <w:rPr>
          <w:del w:id="238" w:author="Matías Bunster Raby" w:date="2025-01-15T15:49:00Z" w16du:dateUtc="2025-01-15T18:49:00Z"/>
          <w:rFonts w:eastAsiaTheme="minorHAnsi" w:cstheme="minorBidi"/>
          <w:szCs w:val="22"/>
          <w:lang w:val="es-ES"/>
        </w:rPr>
      </w:pPr>
    </w:p>
    <w:p w14:paraId="63427E47" w14:textId="77777777" w:rsidR="00501A9E" w:rsidRDefault="00501A9E" w:rsidP="00EF5CBA">
      <w:pPr>
        <w:spacing w:line="480" w:lineRule="auto"/>
        <w:rPr>
          <w:ins w:id="239" w:author="Matías Bunster Raby" w:date="2025-01-15T15:49:00Z" w16du:dateUtc="2025-01-15T18:49:00Z"/>
          <w:rFonts w:eastAsiaTheme="minorHAnsi" w:cstheme="minorBidi"/>
          <w:szCs w:val="22"/>
          <w:lang w:val="es-ES"/>
        </w:rPr>
      </w:pPr>
    </w:p>
    <w:p w14:paraId="355085B1" w14:textId="77777777" w:rsidR="00501A9E" w:rsidRDefault="00501A9E" w:rsidP="00EF5CBA">
      <w:pPr>
        <w:spacing w:line="480" w:lineRule="auto"/>
        <w:rPr>
          <w:ins w:id="240" w:author="Matías Bunster Raby" w:date="2025-01-15T15:49:00Z" w16du:dateUtc="2025-01-15T18:49:00Z"/>
          <w:rFonts w:eastAsiaTheme="minorHAnsi" w:cstheme="minorBidi"/>
          <w:szCs w:val="22"/>
          <w:lang w:val="es-ES"/>
        </w:rPr>
      </w:pPr>
    </w:p>
    <w:p w14:paraId="598B0970" w14:textId="77777777" w:rsidR="00501A9E" w:rsidRDefault="00501A9E" w:rsidP="00EF5CBA">
      <w:pPr>
        <w:spacing w:line="480" w:lineRule="auto"/>
        <w:rPr>
          <w:ins w:id="241" w:author="Matías Bunster Raby" w:date="2025-01-15T15:49:00Z" w16du:dateUtc="2025-01-15T18:49:00Z"/>
          <w:rFonts w:eastAsiaTheme="minorHAnsi" w:cstheme="minorBidi"/>
          <w:szCs w:val="22"/>
          <w:lang w:val="es-ES"/>
        </w:rPr>
      </w:pPr>
    </w:p>
    <w:p w14:paraId="71FDD9EF" w14:textId="77777777" w:rsidR="00501A9E" w:rsidRDefault="00501A9E" w:rsidP="00EF5CBA">
      <w:pPr>
        <w:spacing w:line="480" w:lineRule="auto"/>
        <w:rPr>
          <w:ins w:id="242" w:author="Matías Bunster Raby" w:date="2025-01-15T15:49:00Z" w16du:dateUtc="2025-01-15T18:49:00Z"/>
          <w:rFonts w:eastAsiaTheme="minorHAnsi" w:cstheme="minorBidi"/>
          <w:szCs w:val="22"/>
          <w:lang w:val="es-ES"/>
        </w:rPr>
      </w:pPr>
    </w:p>
    <w:p w14:paraId="0FCEA0FE" w14:textId="3471A666" w:rsidR="00792680" w:rsidRPr="00D15418" w:rsidDel="00501A9E" w:rsidRDefault="00792680" w:rsidP="00EF5CBA">
      <w:pPr>
        <w:spacing w:line="480" w:lineRule="auto"/>
        <w:rPr>
          <w:del w:id="243" w:author="Matías Bunster Raby" w:date="2025-01-15T15:49:00Z" w16du:dateUtc="2025-01-15T18:49:00Z"/>
          <w:rFonts w:eastAsiaTheme="minorHAnsi" w:cstheme="minorBidi"/>
          <w:szCs w:val="22"/>
          <w:lang w:val="es-ES"/>
        </w:rPr>
      </w:pPr>
    </w:p>
    <w:p w14:paraId="5A94B22C" w14:textId="0C2E036E" w:rsidR="00792680" w:rsidRPr="00D15418" w:rsidDel="00501A9E" w:rsidRDefault="00792680" w:rsidP="00EF5CBA">
      <w:pPr>
        <w:spacing w:line="480" w:lineRule="auto"/>
        <w:rPr>
          <w:del w:id="244" w:author="Matías Bunster Raby" w:date="2025-01-15T15:49:00Z" w16du:dateUtc="2025-01-15T18:49:00Z"/>
          <w:rFonts w:eastAsiaTheme="minorHAnsi" w:cstheme="minorBidi"/>
          <w:szCs w:val="22"/>
          <w:lang w:val="es-ES"/>
        </w:rPr>
      </w:pPr>
    </w:p>
    <w:p w14:paraId="08C49879" w14:textId="1B3BE7D1" w:rsidR="00792680" w:rsidRPr="00D15418" w:rsidDel="00501A9E" w:rsidRDefault="00792680" w:rsidP="00EF5CBA">
      <w:pPr>
        <w:spacing w:line="480" w:lineRule="auto"/>
        <w:rPr>
          <w:del w:id="245" w:author="Matías Bunster Raby" w:date="2025-01-15T15:49:00Z" w16du:dateUtc="2025-01-15T18:49:00Z"/>
          <w:rFonts w:eastAsiaTheme="minorHAnsi" w:cstheme="minorBidi"/>
          <w:szCs w:val="22"/>
          <w:lang w:val="es-ES"/>
        </w:rPr>
      </w:pPr>
    </w:p>
    <w:p w14:paraId="2774E2C4" w14:textId="7F7EC806" w:rsidR="005C5090" w:rsidRDefault="00792680">
      <w:pPr>
        <w:spacing w:after="160" w:line="259" w:lineRule="auto"/>
        <w:rPr>
          <w:lang w:val="es-ES"/>
        </w:rPr>
      </w:pPr>
      <w:r w:rsidRPr="00D15418">
        <w:rPr>
          <w:lang w:val="es-ES"/>
        </w:rPr>
        <w:t>Gráfico 1</w:t>
      </w:r>
      <w:ins w:id="246" w:author="Matías Bunster Raby" w:date="2025-01-15T15:47:00Z" w16du:dateUtc="2025-01-15T18:47:00Z">
        <w:r w:rsidR="001A5E06">
          <w:rPr>
            <w:lang w:val="es-ES"/>
          </w:rPr>
          <w:t>5</w:t>
        </w:r>
      </w:ins>
      <w:del w:id="247" w:author="Matías Bunster Raby" w:date="2025-01-15T15:47:00Z" w16du:dateUtc="2025-01-15T18:47:00Z">
        <w:r w:rsidR="00B47A6D" w:rsidDel="001A5E06">
          <w:rPr>
            <w:lang w:val="es-ES"/>
          </w:rPr>
          <w:delText>7</w:delText>
        </w:r>
      </w:del>
      <w:r w:rsidRPr="00D15418">
        <w:rPr>
          <w:lang w:val="es-ES"/>
        </w:rPr>
        <w:t>: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noProof/>
          <w:lang w:val="es-ES"/>
        </w:rPr>
        <w:drawing>
          <wp:inline distT="0" distB="0" distL="0" distR="0" wp14:anchorId="6D9E0BEA" wp14:editId="08287961">
            <wp:extent cx="6246448" cy="5275963"/>
            <wp:effectExtent l="0" t="0" r="2540" b="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8"/>
                    <a:stretch>
                      <a:fillRect/>
                    </a:stretch>
                  </pic:blipFill>
                  <pic:spPr>
                    <a:xfrm>
                      <a:off x="0" y="0"/>
                      <a:ext cx="6304509" cy="5325004"/>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E8FBE3F" w14:textId="2F9E8866" w:rsidR="004457BE" w:rsidRPr="00D15418" w:rsidRDefault="00410CB8">
      <w:pPr>
        <w:spacing w:after="160" w:line="259" w:lineRule="auto"/>
        <w:rPr>
          <w:b/>
          <w:bCs/>
          <w:lang w:val="es-ES"/>
        </w:rPr>
      </w:pPr>
      <w:r>
        <w:rPr>
          <w:b/>
          <w:bCs/>
          <w:lang w:val="es-ES"/>
        </w:rPr>
        <w:t>4</w:t>
      </w:r>
      <w:r w:rsidR="004457BE" w:rsidRPr="00D15418">
        <w:rPr>
          <w:b/>
          <w:bCs/>
          <w:lang w:val="es-ES"/>
        </w:rPr>
        <w:t>.</w:t>
      </w:r>
      <w:r w:rsidR="00A22D82" w:rsidRPr="00D15418">
        <w:rPr>
          <w:b/>
          <w:bCs/>
          <w:lang w:val="es-ES"/>
        </w:rPr>
        <w:t>6</w:t>
      </w:r>
      <w:r w:rsidR="004457BE" w:rsidRPr="00D15418">
        <w:rPr>
          <w:b/>
          <w:bCs/>
          <w:lang w:val="es-ES"/>
        </w:rPr>
        <w:t>.</w:t>
      </w:r>
      <w:r>
        <w:rPr>
          <w:b/>
          <w:bCs/>
          <w:lang w:val="es-ES"/>
        </w:rPr>
        <w:t>2</w:t>
      </w:r>
      <w:r w:rsidR="004457BE" w:rsidRPr="00D15418">
        <w:rPr>
          <w:b/>
          <w:bCs/>
          <w:lang w:val="es-ES"/>
        </w:rPr>
        <w:t xml:space="preserve">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468863B8" w:rsidR="0051139E" w:rsidRPr="00D15418" w:rsidDel="006911A6" w:rsidRDefault="0051139E">
      <w:pPr>
        <w:spacing w:after="160" w:line="259" w:lineRule="auto"/>
        <w:rPr>
          <w:del w:id="248" w:author="Matías Bunster Raby" w:date="2025-01-15T17:27:00Z" w16du:dateUtc="2025-01-15T20:27:00Z"/>
          <w:lang w:val="es-ES"/>
        </w:rPr>
      </w:pPr>
    </w:p>
    <w:p w14:paraId="47F37E7D" w14:textId="728A3B09" w:rsidR="00940328" w:rsidRDefault="00940328">
      <w:pPr>
        <w:spacing w:after="160" w:line="259" w:lineRule="auto"/>
        <w:rPr>
          <w:lang w:val="es-ES"/>
        </w:rPr>
      </w:pPr>
      <w:r w:rsidRPr="00D15418">
        <w:rPr>
          <w:lang w:val="es-ES"/>
        </w:rPr>
        <w:t>Gráfico 1</w:t>
      </w:r>
      <w:ins w:id="249" w:author="Matías Bunster Raby" w:date="2025-01-15T15:47:00Z" w16du:dateUtc="2025-01-15T18:47:00Z">
        <w:r w:rsidR="001A5E06">
          <w:rPr>
            <w:lang w:val="es-ES"/>
          </w:rPr>
          <w:t>6</w:t>
        </w:r>
      </w:ins>
      <w:del w:id="250" w:author="Matías Bunster Raby" w:date="2025-01-15T15:47:00Z" w16du:dateUtc="2025-01-15T18:47:00Z">
        <w:r w:rsidR="00B47A6D" w:rsidDel="001A5E06">
          <w:rPr>
            <w:lang w:val="es-ES"/>
          </w:rPr>
          <w:delText>8</w:delText>
        </w:r>
      </w:del>
      <w:r w:rsidRPr="00D15418">
        <w:rPr>
          <w:lang w:val="es-ES"/>
        </w:rPr>
        <w:t>: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4E0909CF" w14:textId="23FF7DB1" w:rsidR="003E65F2" w:rsidRPr="00D15418" w:rsidRDefault="00264DA4">
      <w:pPr>
        <w:spacing w:after="160" w:line="259" w:lineRule="auto"/>
        <w:rPr>
          <w:lang w:val="es-ES"/>
        </w:rPr>
      </w:pPr>
      <w:r w:rsidRPr="00264DA4">
        <w:rPr>
          <w:noProof/>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9"/>
                    <a:stretch>
                      <a:fillRect/>
                    </a:stretch>
                  </pic:blipFill>
                  <pic:spPr>
                    <a:xfrm>
                      <a:off x="0" y="0"/>
                      <a:ext cx="5041900" cy="4813300"/>
                    </a:xfrm>
                    <a:prstGeom prst="rect">
                      <a:avLst/>
                    </a:prstGeom>
                  </pic:spPr>
                </pic:pic>
              </a:graphicData>
            </a:graphic>
          </wp:inline>
        </w:drawing>
      </w:r>
    </w:p>
    <w:p w14:paraId="263816AC" w14:textId="77777777" w:rsidR="006911A6" w:rsidRDefault="006911A6">
      <w:pPr>
        <w:spacing w:after="160" w:line="259" w:lineRule="auto"/>
        <w:rPr>
          <w:ins w:id="251" w:author="Matías Bunster Raby" w:date="2025-01-15T17:28:00Z" w16du:dateUtc="2025-01-15T20:28:00Z"/>
          <w:rFonts w:eastAsiaTheme="minorHAnsi" w:cstheme="minorBidi"/>
          <w:sz w:val="20"/>
          <w:szCs w:val="18"/>
          <w:lang w:val="es-ES"/>
        </w:rPr>
      </w:pPr>
    </w:p>
    <w:p w14:paraId="0D423FFA" w14:textId="3439BDEE"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w:t>
      </w:r>
      <w:ins w:id="252" w:author="Matías Bunster Raby" w:date="2025-01-15T17:23:00Z" w16du:dateUtc="2025-01-15T20:23:00Z">
        <w:r w:rsidR="00AA4AD3">
          <w:rPr>
            <w:rFonts w:eastAsiaTheme="minorHAnsi" w:cstheme="minorBidi"/>
            <w:sz w:val="20"/>
            <w:szCs w:val="18"/>
            <w:lang w:val="es-ES"/>
          </w:rPr>
          <w:t>7</w:t>
        </w:r>
      </w:ins>
      <w:del w:id="253" w:author="Matías Bunster Raby" w:date="2025-01-15T17:23:00Z" w16du:dateUtc="2025-01-15T20:23:00Z">
        <w:r w:rsidR="00187698" w:rsidDel="00AA4AD3">
          <w:rPr>
            <w:rFonts w:eastAsiaTheme="minorHAnsi" w:cstheme="minorBidi"/>
            <w:sz w:val="20"/>
            <w:szCs w:val="18"/>
            <w:lang w:val="es-ES"/>
          </w:rPr>
          <w:delText>6</w:delText>
        </w:r>
      </w:del>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2683C1B1" w14:textId="50D6AF61" w:rsidR="006D62BA" w:rsidRPr="00D15418" w:rsidRDefault="00410CB8">
      <w:pPr>
        <w:spacing w:after="160" w:line="259" w:lineRule="auto"/>
        <w:rPr>
          <w:b/>
          <w:bCs/>
          <w:lang w:val="es-ES"/>
        </w:rPr>
      </w:pPr>
      <w:r>
        <w:rPr>
          <w:b/>
          <w:bCs/>
          <w:lang w:val="es-ES"/>
        </w:rPr>
        <w:lastRenderedPageBreak/>
        <w:t>4</w:t>
      </w:r>
      <w:r w:rsidR="006D62BA" w:rsidRPr="00D15418">
        <w:rPr>
          <w:b/>
          <w:bCs/>
          <w:lang w:val="es-ES"/>
        </w:rPr>
        <w:t>.</w:t>
      </w:r>
      <w:r w:rsidR="00A22D82" w:rsidRPr="00D15418">
        <w:rPr>
          <w:b/>
          <w:bCs/>
          <w:lang w:val="es-ES"/>
        </w:rPr>
        <w:t>6</w:t>
      </w:r>
      <w:r w:rsidR="006D62BA" w:rsidRPr="00D15418">
        <w:rPr>
          <w:b/>
          <w:bCs/>
          <w:lang w:val="es-ES"/>
        </w:rPr>
        <w:t>.</w:t>
      </w:r>
      <w:r>
        <w:rPr>
          <w:b/>
          <w:bCs/>
          <w:lang w:val="es-ES"/>
        </w:rPr>
        <w:t>3</w:t>
      </w:r>
      <w:r w:rsidR="006D62BA" w:rsidRPr="00D15418">
        <w:rPr>
          <w:b/>
          <w:bCs/>
          <w:lang w:val="es-ES"/>
        </w:rPr>
        <w:t xml:space="preserve">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1AD7DC83" w14:textId="6CD3315D" w:rsidR="00447DB8" w:rsidRPr="00D15418" w:rsidRDefault="00EC4385">
      <w:pPr>
        <w:spacing w:after="160" w:line="259" w:lineRule="auto"/>
        <w:rPr>
          <w:lang w:val="es-ES"/>
        </w:rPr>
      </w:pPr>
      <w:r w:rsidRPr="00D15418">
        <w:rPr>
          <w:lang w:val="es-ES"/>
        </w:rPr>
        <w:t>Tabla 1</w:t>
      </w:r>
      <w:ins w:id="254" w:author="Matías Bunster Raby" w:date="2025-01-15T17:23:00Z" w16du:dateUtc="2025-01-15T20:23:00Z">
        <w:r w:rsidR="00AA4AD3">
          <w:rPr>
            <w:lang w:val="es-ES"/>
          </w:rPr>
          <w:t>8</w:t>
        </w:r>
      </w:ins>
      <w:del w:id="255" w:author="Matías Bunster Raby" w:date="2025-01-15T17:23:00Z" w16du:dateUtc="2025-01-15T20:23:00Z">
        <w:r w:rsidR="00187698" w:rsidDel="00AA4AD3">
          <w:rPr>
            <w:lang w:val="es-ES"/>
          </w:rPr>
          <w:delText>7</w:delText>
        </w:r>
      </w:del>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lastRenderedPageBreak/>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57AD533E" w:rsidR="006D62BA" w:rsidRPr="00D15418" w:rsidDel="00501A9E" w:rsidRDefault="006D62BA">
      <w:pPr>
        <w:spacing w:after="160" w:line="259" w:lineRule="auto"/>
        <w:rPr>
          <w:del w:id="256" w:author="Matías Bunster Raby" w:date="2025-01-15T15:50:00Z" w16du:dateUtc="2025-01-15T18:50:00Z"/>
          <w:lang w:val="es-ES"/>
        </w:rPr>
      </w:pPr>
    </w:p>
    <w:p w14:paraId="1AEF287F" w14:textId="4B3CD9FB" w:rsidR="00B860C2" w:rsidDel="00501A9E" w:rsidRDefault="00B860C2" w:rsidP="00AD45E8">
      <w:pPr>
        <w:spacing w:line="480" w:lineRule="auto"/>
        <w:rPr>
          <w:del w:id="257" w:author="Matías Bunster Raby" w:date="2025-01-15T15:50:00Z" w16du:dateUtc="2025-01-15T18:50:00Z"/>
          <w:rFonts w:eastAsiaTheme="minorHAnsi" w:cstheme="minorBidi"/>
          <w:szCs w:val="22"/>
          <w:lang w:val="es-ES"/>
        </w:rPr>
      </w:pPr>
    </w:p>
    <w:p w14:paraId="3DCF20C3" w14:textId="41D881A7" w:rsidR="00B860C2" w:rsidDel="00501A9E" w:rsidRDefault="00B860C2" w:rsidP="00AD45E8">
      <w:pPr>
        <w:spacing w:line="480" w:lineRule="auto"/>
        <w:rPr>
          <w:del w:id="258" w:author="Matías Bunster Raby" w:date="2025-01-15T15:50:00Z" w16du:dateUtc="2025-01-15T18:50:00Z"/>
          <w:rFonts w:eastAsiaTheme="minorHAnsi" w:cstheme="minorBidi"/>
          <w:szCs w:val="22"/>
          <w:lang w:val="es-ES"/>
        </w:rPr>
      </w:pPr>
    </w:p>
    <w:p w14:paraId="78DFB37E" w14:textId="3E58032C" w:rsidR="001511B3" w:rsidRPr="00B860C2"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A22D82" w:rsidRPr="00B860C2">
        <w:rPr>
          <w:rFonts w:eastAsiaTheme="minorHAnsi" w:cstheme="minorBidi"/>
          <w:b/>
          <w:bCs/>
          <w:szCs w:val="22"/>
          <w:lang w:val="es-ES"/>
        </w:rPr>
        <w:t>.6.</w:t>
      </w:r>
      <w:r>
        <w:rPr>
          <w:rFonts w:eastAsiaTheme="minorHAnsi" w:cstheme="minorBidi"/>
          <w:b/>
          <w:bCs/>
          <w:szCs w:val="22"/>
          <w:lang w:val="es-ES"/>
        </w:rPr>
        <w:t>4</w:t>
      </w:r>
      <w:r w:rsidR="00A22D82" w:rsidRPr="00B860C2">
        <w:rPr>
          <w:rFonts w:eastAsiaTheme="minorHAnsi" w:cstheme="minorBidi"/>
          <w:b/>
          <w:bCs/>
          <w:szCs w:val="22"/>
          <w:lang w:val="es-ES"/>
        </w:rPr>
        <w:t xml:space="preserve">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ins w:id="259" w:author="Matías Bunster Raby" w:date="2025-01-15T15:50:00Z" w16du:dateUtc="2025-01-15T18:50:00Z"/>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13DBEC73" w14:textId="37AB2E4B" w:rsidR="00501A9E" w:rsidDel="006911A6" w:rsidRDefault="00501A9E" w:rsidP="00AD45E8">
      <w:pPr>
        <w:spacing w:line="480" w:lineRule="auto"/>
        <w:rPr>
          <w:del w:id="260" w:author="Matías Bunster Raby" w:date="2025-01-15T17:28:00Z" w16du:dateUtc="2025-01-15T20:28:00Z"/>
          <w:rFonts w:eastAsiaTheme="minorHAnsi" w:cstheme="minorBidi"/>
          <w:szCs w:val="22"/>
          <w:lang w:val="es-ES"/>
        </w:rPr>
      </w:pPr>
    </w:p>
    <w:p w14:paraId="488BF5E7" w14:textId="6228D7E2" w:rsidR="002402BE" w:rsidRPr="00D15418" w:rsidDel="00501A9E" w:rsidRDefault="002402BE" w:rsidP="00AD45E8">
      <w:pPr>
        <w:spacing w:line="480" w:lineRule="auto"/>
        <w:rPr>
          <w:del w:id="261" w:author="Matías Bunster Raby" w:date="2025-01-15T15:50:00Z" w16du:dateUtc="2025-01-15T18:50:00Z"/>
          <w:rFonts w:eastAsiaTheme="minorHAnsi" w:cstheme="minorBidi"/>
          <w:szCs w:val="22"/>
          <w:lang w:val="es-ES"/>
        </w:rPr>
      </w:pPr>
    </w:p>
    <w:p w14:paraId="1EDF3729" w14:textId="31BD21B4" w:rsidR="00D14F1C" w:rsidDel="00501A9E" w:rsidRDefault="00D14F1C" w:rsidP="002402BE">
      <w:pPr>
        <w:rPr>
          <w:del w:id="262" w:author="Matías Bunster Raby" w:date="2025-01-15T15:50:00Z" w16du:dateUtc="2025-01-15T18:50:00Z"/>
          <w:lang w:val="es-ES"/>
        </w:rPr>
      </w:pPr>
    </w:p>
    <w:p w14:paraId="51369A48" w14:textId="7DB294DB" w:rsidR="00D14F1C" w:rsidDel="00501A9E" w:rsidRDefault="00D14F1C" w:rsidP="002402BE">
      <w:pPr>
        <w:rPr>
          <w:del w:id="263" w:author="Matías Bunster Raby" w:date="2025-01-15T15:50:00Z" w16du:dateUtc="2025-01-15T18:50:00Z"/>
          <w:lang w:val="es-ES"/>
        </w:rPr>
      </w:pPr>
    </w:p>
    <w:p w14:paraId="59EDD783" w14:textId="4CC4FB9A" w:rsidR="001511B3" w:rsidRPr="00D15418" w:rsidRDefault="001511B3" w:rsidP="002402BE">
      <w:pPr>
        <w:rPr>
          <w:lang w:val="es-ES"/>
        </w:rPr>
      </w:pPr>
      <w:r w:rsidRPr="00D15418">
        <w:rPr>
          <w:lang w:val="es-ES"/>
        </w:rPr>
        <w:t xml:space="preserve">Tabla </w:t>
      </w:r>
      <w:r w:rsidR="00527B44" w:rsidRPr="00D15418">
        <w:rPr>
          <w:lang w:val="es-ES"/>
        </w:rPr>
        <w:t>1</w:t>
      </w:r>
      <w:ins w:id="264" w:author="Matías Bunster Raby" w:date="2025-01-15T17:23:00Z" w16du:dateUtc="2025-01-15T20:23:00Z">
        <w:r w:rsidR="00AA4AD3">
          <w:rPr>
            <w:lang w:val="es-ES"/>
          </w:rPr>
          <w:t>9</w:t>
        </w:r>
      </w:ins>
      <w:del w:id="265" w:author="Matías Bunster Raby" w:date="2025-01-15T17:23:00Z" w16du:dateUtc="2025-01-15T20:23:00Z">
        <w:r w:rsidR="00187698" w:rsidDel="00AA4AD3">
          <w:rPr>
            <w:lang w:val="es-ES"/>
          </w:rPr>
          <w:delText>8</w:delText>
        </w:r>
      </w:del>
      <w:r w:rsidR="00527B44" w:rsidRPr="00D15418">
        <w:rPr>
          <w:lang w:val="es-ES"/>
        </w:rPr>
        <w:t>: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512B7678" w:rsidR="001511B3" w:rsidRPr="00D15418" w:rsidRDefault="00AA11C4" w:rsidP="00AA11C4">
      <w:pPr>
        <w:ind w:left="360"/>
        <w:rPr>
          <w:lang w:val="es-ES"/>
        </w:rPr>
      </w:pPr>
      <w:r w:rsidRPr="00D15418">
        <w:rPr>
          <w:lang w:val="es-ES"/>
        </w:rPr>
        <w:t xml:space="preserve">Gráfico </w:t>
      </w:r>
      <w:r w:rsidR="00B47A6D">
        <w:rPr>
          <w:lang w:val="es-ES"/>
        </w:rPr>
        <w:t>1</w:t>
      </w:r>
      <w:ins w:id="266" w:author="Matías Bunster Raby" w:date="2025-01-15T15:47:00Z" w16du:dateUtc="2025-01-15T18:47:00Z">
        <w:r w:rsidR="001A5E06">
          <w:rPr>
            <w:lang w:val="es-ES"/>
          </w:rPr>
          <w:t>7</w:t>
        </w:r>
      </w:ins>
      <w:del w:id="267" w:author="Matías Bunster Raby" w:date="2025-01-15T15:47:00Z" w16du:dateUtc="2025-01-15T18:47:00Z">
        <w:r w:rsidR="00B47A6D" w:rsidDel="001A5E06">
          <w:rPr>
            <w:lang w:val="es-ES"/>
          </w:rPr>
          <w:delText>9</w:delText>
        </w:r>
      </w:del>
      <w:r w:rsidRPr="00D15418">
        <w:rPr>
          <w:lang w:val="es-ES"/>
        </w:rPr>
        <w:t xml:space="preserve">: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noProof/>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40"/>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ins w:id="268" w:author="Matías Bunster Raby" w:date="2025-01-15T17:28:00Z" w16du:dateUtc="2025-01-15T20:28:00Z"/>
          <w:lang w:val="es-ES"/>
        </w:rPr>
      </w:pPr>
    </w:p>
    <w:p w14:paraId="63E948A5" w14:textId="77777777" w:rsidR="006911A6" w:rsidRDefault="006911A6" w:rsidP="00BB4AA4">
      <w:pPr>
        <w:ind w:left="360"/>
        <w:rPr>
          <w:ins w:id="269" w:author="Matías Bunster Raby" w:date="2025-01-15T17:28:00Z" w16du:dateUtc="2025-01-15T20:28:00Z"/>
          <w:lang w:val="es-ES"/>
        </w:rPr>
      </w:pPr>
    </w:p>
    <w:p w14:paraId="12C1D13F" w14:textId="77777777" w:rsidR="006911A6" w:rsidRDefault="006911A6" w:rsidP="00BB4AA4">
      <w:pPr>
        <w:ind w:left="360"/>
        <w:rPr>
          <w:ins w:id="270" w:author="Matías Bunster Raby" w:date="2025-01-15T17:28:00Z" w16du:dateUtc="2025-01-15T20:28:00Z"/>
          <w:lang w:val="es-ES"/>
        </w:rPr>
      </w:pPr>
    </w:p>
    <w:p w14:paraId="5F2CDEF7" w14:textId="77777777" w:rsidR="006911A6" w:rsidRDefault="006911A6" w:rsidP="00BB4AA4">
      <w:pPr>
        <w:ind w:left="360"/>
        <w:rPr>
          <w:ins w:id="271" w:author="Matías Bunster Raby" w:date="2025-01-15T17:28:00Z" w16du:dateUtc="2025-01-15T20:28:00Z"/>
          <w:lang w:val="es-ES"/>
        </w:rPr>
      </w:pPr>
    </w:p>
    <w:p w14:paraId="314F3DA6" w14:textId="77777777" w:rsidR="006911A6" w:rsidRDefault="006911A6" w:rsidP="00BB4AA4">
      <w:pPr>
        <w:ind w:left="360"/>
        <w:rPr>
          <w:ins w:id="272" w:author="Matías Bunster Raby" w:date="2025-01-15T17:28:00Z" w16du:dateUtc="2025-01-15T20:28:00Z"/>
          <w:lang w:val="es-ES"/>
        </w:rPr>
      </w:pPr>
    </w:p>
    <w:p w14:paraId="450C2C90" w14:textId="77777777" w:rsidR="006911A6" w:rsidRDefault="006911A6" w:rsidP="00BB4AA4">
      <w:pPr>
        <w:ind w:left="360"/>
        <w:rPr>
          <w:ins w:id="273" w:author="Matías Bunster Raby" w:date="2025-01-15T17:28:00Z" w16du:dateUtc="2025-01-15T20:28:00Z"/>
          <w:lang w:val="es-ES"/>
        </w:rPr>
      </w:pPr>
    </w:p>
    <w:p w14:paraId="1C51B08E" w14:textId="77777777" w:rsidR="006911A6" w:rsidRDefault="006911A6" w:rsidP="00BB4AA4">
      <w:pPr>
        <w:ind w:left="360"/>
        <w:rPr>
          <w:ins w:id="274" w:author="Matías Bunster Raby" w:date="2025-01-15T17:28:00Z" w16du:dateUtc="2025-01-15T20:28:00Z"/>
          <w:lang w:val="es-ES"/>
        </w:rPr>
      </w:pPr>
    </w:p>
    <w:p w14:paraId="7A9FD455" w14:textId="77777777" w:rsidR="006911A6" w:rsidRDefault="006911A6" w:rsidP="00BB4AA4">
      <w:pPr>
        <w:ind w:left="360"/>
        <w:rPr>
          <w:ins w:id="275" w:author="Matías Bunster Raby" w:date="2025-01-15T17:28:00Z" w16du:dateUtc="2025-01-15T20:28:00Z"/>
          <w:lang w:val="es-ES"/>
        </w:rPr>
      </w:pPr>
    </w:p>
    <w:p w14:paraId="4F6F30E4" w14:textId="77777777" w:rsidR="006911A6" w:rsidRDefault="006911A6" w:rsidP="00BB4AA4">
      <w:pPr>
        <w:ind w:left="360"/>
        <w:rPr>
          <w:ins w:id="276" w:author="Matías Bunster Raby" w:date="2025-01-15T17:28:00Z" w16du:dateUtc="2025-01-15T20:28:00Z"/>
          <w:lang w:val="es-ES"/>
        </w:rPr>
      </w:pPr>
    </w:p>
    <w:p w14:paraId="1BBB6249" w14:textId="77777777" w:rsidR="006911A6" w:rsidRDefault="006911A6" w:rsidP="00BB4AA4">
      <w:pPr>
        <w:ind w:left="360"/>
        <w:rPr>
          <w:ins w:id="277" w:author="Matías Bunster Raby" w:date="2025-01-15T17:28:00Z" w16du:dateUtc="2025-01-15T20:28:00Z"/>
          <w:lang w:val="es-ES"/>
        </w:rPr>
      </w:pPr>
    </w:p>
    <w:p w14:paraId="6CFB0B31" w14:textId="77777777" w:rsidR="006911A6" w:rsidRDefault="006911A6" w:rsidP="00BB4AA4">
      <w:pPr>
        <w:ind w:left="360"/>
        <w:rPr>
          <w:lang w:val="es-ES"/>
        </w:rPr>
      </w:pPr>
    </w:p>
    <w:p w14:paraId="3947D9DB" w14:textId="77777777" w:rsidR="003B53CC" w:rsidRDefault="003B53CC" w:rsidP="00BB4AA4">
      <w:pPr>
        <w:ind w:left="360"/>
        <w:rPr>
          <w:lang w:val="es-ES"/>
        </w:rPr>
      </w:pPr>
    </w:p>
    <w:p w14:paraId="41081081" w14:textId="5563204B" w:rsidR="00637A3F" w:rsidRPr="00D15418" w:rsidRDefault="00BB4AA4" w:rsidP="00BB4AA4">
      <w:pPr>
        <w:ind w:left="360"/>
        <w:rPr>
          <w:lang w:val="es-ES"/>
        </w:rPr>
      </w:pPr>
      <w:r w:rsidRPr="00D15418">
        <w:rPr>
          <w:lang w:val="es-ES"/>
        </w:rPr>
        <w:lastRenderedPageBreak/>
        <w:t xml:space="preserve">Gráfico </w:t>
      </w:r>
      <w:ins w:id="278" w:author="Matías Bunster Raby" w:date="2025-01-15T15:47:00Z" w16du:dateUtc="2025-01-15T18:47:00Z">
        <w:r w:rsidR="001A5E06">
          <w:rPr>
            <w:lang w:val="es-ES"/>
          </w:rPr>
          <w:t>18</w:t>
        </w:r>
      </w:ins>
      <w:del w:id="279" w:author="Matías Bunster Raby" w:date="2025-01-15T15:47:00Z" w16du:dateUtc="2025-01-15T18:47:00Z">
        <w:r w:rsidRPr="00D15418" w:rsidDel="001A5E06">
          <w:rPr>
            <w:lang w:val="es-ES"/>
          </w:rPr>
          <w:delText>2</w:delText>
        </w:r>
        <w:r w:rsidR="00B47A6D" w:rsidDel="001A5E06">
          <w:rPr>
            <w:lang w:val="es-ES"/>
          </w:rPr>
          <w:delText>0</w:delText>
        </w:r>
      </w:del>
      <w:r w:rsidRPr="00D15418">
        <w:rPr>
          <w:lang w:val="es-ES"/>
        </w:rPr>
        <w:t xml:space="preserve">: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noProof/>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41"/>
                    <a:stretch>
                      <a:fillRect/>
                    </a:stretch>
                  </pic:blipFill>
                  <pic:spPr>
                    <a:xfrm>
                      <a:off x="0" y="0"/>
                      <a:ext cx="5431790" cy="3602990"/>
                    </a:xfrm>
                    <a:prstGeom prst="rect">
                      <a:avLst/>
                    </a:prstGeom>
                  </pic:spPr>
                </pic:pic>
              </a:graphicData>
            </a:graphic>
          </wp:inline>
        </w:drawing>
      </w:r>
    </w:p>
    <w:p w14:paraId="34EA31E7" w14:textId="49547FCE" w:rsidR="00860BC8" w:rsidRDefault="00860BC8" w:rsidP="005160F9">
      <w:pPr>
        <w:rPr>
          <w:lang w:val="es-ES"/>
        </w:rPr>
      </w:pPr>
    </w:p>
    <w:p w14:paraId="2073F897" w14:textId="77777777" w:rsidR="000860B8" w:rsidRPr="00D15418" w:rsidRDefault="000860B8" w:rsidP="005160F9">
      <w:pPr>
        <w:rPr>
          <w:lang w:val="es-ES"/>
        </w:rPr>
      </w:pPr>
    </w:p>
    <w:p w14:paraId="1093CE6B" w14:textId="3B5C4B32" w:rsidR="00217F76" w:rsidRPr="00B04040" w:rsidRDefault="00217F76" w:rsidP="00927BDD">
      <w:pPr>
        <w:rPr>
          <w:sz w:val="18"/>
          <w:szCs w:val="18"/>
          <w:lang w:val="es-ES"/>
        </w:rPr>
      </w:pPr>
    </w:p>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7CDE2922" w:rsidR="000169DC" w:rsidRPr="00D15418" w:rsidRDefault="00410CB8" w:rsidP="00AD45E8">
      <w:pPr>
        <w:spacing w:line="480" w:lineRule="auto"/>
        <w:rPr>
          <w:rFonts w:eastAsiaTheme="minorHAnsi" w:cstheme="minorBidi"/>
          <w:b/>
          <w:bCs/>
          <w:szCs w:val="22"/>
          <w:lang w:val="es-ES"/>
        </w:rPr>
      </w:pPr>
      <w:r>
        <w:rPr>
          <w:b/>
          <w:bCs/>
          <w:lang w:val="es-ES"/>
        </w:rPr>
        <w:t>4</w:t>
      </w:r>
      <w:r w:rsidR="00FE4940" w:rsidRPr="00D15418">
        <w:rPr>
          <w:rFonts w:eastAsiaTheme="minorHAnsi" w:cstheme="minorBidi"/>
          <w:b/>
          <w:bCs/>
          <w:szCs w:val="22"/>
          <w:lang w:val="es-ES"/>
        </w:rPr>
        <w:t>.7 Análisis de Comunidades</w:t>
      </w:r>
    </w:p>
    <w:p w14:paraId="656582C2" w14:textId="7B0491FD"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r w:rsidR="00DF5D78">
        <w:rPr>
          <w:rFonts w:eastAsiaTheme="minorHAnsi" w:cstheme="minorBidi"/>
          <w:szCs w:val="22"/>
          <w:lang w:val="es-ES"/>
        </w:rPr>
        <w:t xml:space="preserve"> </w:t>
      </w:r>
      <w:r w:rsidR="00DF5D78" w:rsidRPr="00D03E0F">
        <w:rPr>
          <w:rFonts w:eastAsiaTheme="minorHAnsi" w:cstheme="minorBidi"/>
          <w:szCs w:val="22"/>
          <w:lang w:val="es-ES"/>
        </w:rPr>
        <w:t xml:space="preserve">y analizaremos sus </w:t>
      </w:r>
      <w:r w:rsidR="00E816FD" w:rsidRPr="00D03E0F">
        <w:rPr>
          <w:rFonts w:eastAsiaTheme="minorHAnsi" w:cstheme="minorBidi"/>
          <w:szCs w:val="22"/>
          <w:lang w:val="es-ES"/>
        </w:rPr>
        <w:t>características</w:t>
      </w:r>
      <w:r w:rsidR="00DF5D78" w:rsidRPr="00D03E0F">
        <w:rPr>
          <w:rFonts w:eastAsiaTheme="minorHAnsi" w:cstheme="minorBidi"/>
          <w:szCs w:val="22"/>
          <w:lang w:val="es-ES"/>
        </w:rPr>
        <w:t xml:space="preserve"> en base a </w:t>
      </w:r>
      <w:r w:rsidR="00354CBD" w:rsidRPr="00D03E0F">
        <w:rPr>
          <w:rFonts w:eastAsiaTheme="minorHAnsi" w:cstheme="minorBidi"/>
          <w:szCs w:val="22"/>
          <w:lang w:val="es-ES"/>
        </w:rPr>
        <w:t>la prevalencia</w:t>
      </w:r>
      <w:r w:rsidR="00DF5D78" w:rsidRPr="00D03E0F">
        <w:rPr>
          <w:rFonts w:eastAsiaTheme="minorHAnsi" w:cstheme="minorBidi"/>
          <w:szCs w:val="22"/>
          <w:lang w:val="es-ES"/>
        </w:rPr>
        <w:t xml:space="preserve"> de las categorías</w:t>
      </w:r>
      <w:r w:rsidR="00E3568E">
        <w:rPr>
          <w:rFonts w:eastAsiaTheme="minorHAnsi" w:cstheme="minorBidi"/>
          <w:szCs w:val="22"/>
          <w:lang w:val="es-ES"/>
        </w:rPr>
        <w:t>.</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Default="00DC3A6B" w:rsidP="00AD45E8">
      <w:pPr>
        <w:spacing w:line="480" w:lineRule="auto"/>
        <w:rPr>
          <w:rFonts w:eastAsiaTheme="minorHAnsi" w:cstheme="minorBidi"/>
          <w:szCs w:val="22"/>
          <w:lang w:val="es-ES"/>
        </w:rPr>
      </w:pPr>
    </w:p>
    <w:p w14:paraId="49CEDE4C" w14:textId="77777777" w:rsidR="00721584" w:rsidRPr="00D15418" w:rsidRDefault="00721584" w:rsidP="00AD45E8">
      <w:pPr>
        <w:spacing w:line="480" w:lineRule="auto"/>
        <w:rPr>
          <w:rFonts w:eastAsiaTheme="minorHAnsi" w:cstheme="minorBidi"/>
          <w:szCs w:val="22"/>
          <w:lang w:val="es-ES"/>
        </w:rPr>
      </w:pPr>
    </w:p>
    <w:p w14:paraId="0AEFD2A6" w14:textId="45B30570" w:rsidR="00CD6E1B"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E4940" w:rsidRPr="00D15418">
        <w:rPr>
          <w:rFonts w:eastAsiaTheme="minorHAnsi" w:cstheme="minorBidi"/>
          <w:b/>
          <w:bCs/>
          <w:szCs w:val="22"/>
          <w:lang w:val="es-ES"/>
        </w:rPr>
        <w:t>.</w:t>
      </w:r>
      <w:r w:rsidR="00B278C7" w:rsidRPr="00D15418">
        <w:rPr>
          <w:rFonts w:eastAsiaTheme="minorHAnsi" w:cstheme="minorBidi"/>
          <w:b/>
          <w:bCs/>
          <w:szCs w:val="22"/>
          <w:lang w:val="es-ES"/>
        </w:rPr>
        <w:t>7</w:t>
      </w:r>
      <w:r w:rsidR="00FE4940"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Default="007E5189" w:rsidP="00AD45E8">
      <w:pPr>
        <w:spacing w:line="480" w:lineRule="auto"/>
        <w:rPr>
          <w:rFonts w:eastAsiaTheme="minorHAnsi" w:cstheme="minorBidi"/>
          <w:szCs w:val="22"/>
          <w:lang w:val="es-ES"/>
        </w:rPr>
      </w:pPr>
    </w:p>
    <w:p w14:paraId="3F4C6551" w14:textId="77777777" w:rsidR="00BD4817" w:rsidRPr="00D15418" w:rsidRDefault="00BD4817" w:rsidP="00AD45E8">
      <w:pPr>
        <w:spacing w:line="480" w:lineRule="auto"/>
        <w:rPr>
          <w:rFonts w:eastAsiaTheme="minorHAnsi" w:cstheme="minorBidi"/>
          <w:szCs w:val="22"/>
          <w:lang w:val="es-ES"/>
        </w:rPr>
      </w:pPr>
    </w:p>
    <w:p w14:paraId="6CE915C5" w14:textId="78C0E444"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36079B1A" w:rsidR="007E5189"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1731A342"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659C4290"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r w:rsidR="0010798E" w:rsidRPr="00D15418">
        <w:rPr>
          <w:rFonts w:eastAsiaTheme="minorHAnsi" w:cstheme="minorBidi"/>
          <w:szCs w:val="22"/>
          <w:lang w:val="es-ES"/>
        </w:rPr>
        <w:t>Además,</w:t>
      </w:r>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496B3781" w:rsidR="00151308"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151308" w:rsidRPr="00D15418">
        <w:rPr>
          <w:rFonts w:eastAsiaTheme="minorHAnsi" w:cstheme="minorBidi"/>
          <w:b/>
          <w:bCs/>
          <w:szCs w:val="22"/>
          <w:lang w:val="es-ES"/>
        </w:rPr>
        <w:t xml:space="preserve">.7.5 Paralelo con datos de </w:t>
      </w:r>
      <w:proofErr w:type="spellStart"/>
      <w:r w:rsidR="00151308"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00151308"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 equipo de investigación realiza evaluaciones rigurosas e independientes de la corrupción en todo el mundo. A nivel global, producen datos comparativos que miden la prevalencia de la corrupción, las experiencias de los ciudadanos y las actitudes hacia ella. También exploran cómo la corrupción se propaga a través de las fronteras y en diferentes sectores de la economía. A nivel nacional, local e incluso sectorial investigan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139DC2BF" w:rsidR="003B509E"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B509E" w:rsidRPr="00D15418">
        <w:rPr>
          <w:rFonts w:eastAsiaTheme="minorHAnsi" w:cs="Times New Roman (Body CS)"/>
          <w:b/>
          <w:bCs/>
          <w:szCs w:val="22"/>
          <w:lang w:val="es-ES"/>
        </w:rPr>
        <w:t>.7.5.1 Índice de la Percepción de la Corrupción (CPI)</w:t>
      </w:r>
    </w:p>
    <w:p w14:paraId="4FD9D0A9" w14:textId="2CDE60D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w:t>
      </w:r>
      <w:r w:rsidR="00716CC8">
        <w:rPr>
          <w:rFonts w:eastAsiaTheme="minorHAnsi" w:cs="Times New Roman (Body CS)"/>
          <w:szCs w:val="22"/>
          <w:lang w:val="es-ES"/>
        </w:rPr>
        <w:t>corrupción</w:t>
      </w:r>
      <w:r w:rsidRPr="00D15418">
        <w:rPr>
          <w:rFonts w:eastAsiaTheme="minorHAnsi" w:cs="Times New Roman (Body CS)"/>
          <w:szCs w:val="22"/>
          <w:lang w:val="es-ES"/>
        </w:rPr>
        <w:t xml:space="preserve">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proofErr w:type="spellStart"/>
      <w:r w:rsidR="00C52251" w:rsidRPr="00D15418">
        <w:rPr>
          <w:rFonts w:eastAsiaTheme="minorHAnsi" w:cs="Times New Roman (Body CS)"/>
          <w:szCs w:val="22"/>
          <w:lang w:val="es-ES"/>
        </w:rPr>
        <w:t>estandard</w:t>
      </w:r>
      <w:proofErr w:type="spellEnd"/>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3803F100" w:rsidR="007916B5"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7916B5" w:rsidRPr="00D15418">
        <w:rPr>
          <w:rFonts w:eastAsiaTheme="minorHAnsi" w:cs="Times New Roman (Body CS)"/>
          <w:b/>
          <w:bCs/>
          <w:szCs w:val="22"/>
          <w:lang w:val="es-ES"/>
        </w:rPr>
        <w:t>.7.5.2.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B18AC03" w:rsidR="00ED5299" w:rsidRPr="005B61F5"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E00BE" w:rsidRPr="00D15418">
        <w:rPr>
          <w:rFonts w:eastAsiaTheme="minorHAnsi" w:cs="Times New Roman (Body CS)"/>
          <w:b/>
          <w:bCs/>
          <w:szCs w:val="22"/>
          <w:lang w:val="es-ES"/>
        </w:rPr>
        <w:t>.7.5.</w:t>
      </w:r>
      <w:r w:rsidR="007916B5" w:rsidRPr="00D15418">
        <w:rPr>
          <w:rFonts w:eastAsiaTheme="minorHAnsi" w:cs="Times New Roman (Body CS)"/>
          <w:b/>
          <w:bCs/>
          <w:szCs w:val="22"/>
          <w:lang w:val="es-ES"/>
        </w:rPr>
        <w:t>3</w:t>
      </w:r>
      <w:r w:rsidR="003E00BE"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3B8F908B"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Tabla </w:t>
      </w:r>
      <w:ins w:id="280" w:author="Matías Bunster Raby" w:date="2025-01-15T17:23:00Z" w16du:dateUtc="2025-01-15T20:23:00Z">
        <w:r w:rsidR="00AA4AD3">
          <w:rPr>
            <w:rFonts w:eastAsiaTheme="minorHAnsi" w:cstheme="minorBidi"/>
            <w:szCs w:val="22"/>
            <w:lang w:val="es-ES"/>
          </w:rPr>
          <w:t>20</w:t>
        </w:r>
      </w:ins>
      <w:del w:id="281" w:author="Matías Bunster Raby" w:date="2025-01-15T17:23:00Z" w16du:dateUtc="2025-01-15T20:23:00Z">
        <w:r w:rsidRPr="00D15418" w:rsidDel="00AA4AD3">
          <w:rPr>
            <w:rFonts w:eastAsiaTheme="minorHAnsi" w:cstheme="minorBidi"/>
            <w:szCs w:val="22"/>
            <w:lang w:val="es-ES"/>
          </w:rPr>
          <w:delText>1</w:delText>
        </w:r>
        <w:r w:rsidR="00187698" w:rsidDel="00AA4AD3">
          <w:rPr>
            <w:rFonts w:eastAsiaTheme="minorHAnsi" w:cstheme="minorBidi"/>
            <w:szCs w:val="22"/>
            <w:lang w:val="es-ES"/>
          </w:rPr>
          <w:delText>9</w:delText>
        </w:r>
      </w:del>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proofErr w:type="spellStart"/>
            <w:r w:rsidRPr="00D15418">
              <w:rPr>
                <w:rFonts w:eastAsiaTheme="minorHAnsi"/>
                <w:color w:val="000000"/>
                <w:sz w:val="20"/>
                <w:szCs w:val="20"/>
                <w:lang w:val="es-ES"/>
              </w:rPr>
              <w:t>Brazil</w:t>
            </w:r>
            <w:proofErr w:type="spellEnd"/>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51BD4450"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 xml:space="preserve">Tabla </w:t>
      </w:r>
      <w:r w:rsidR="00187698">
        <w:rPr>
          <w:rFonts w:eastAsiaTheme="minorHAnsi" w:cstheme="minorBidi"/>
          <w:szCs w:val="22"/>
          <w:lang w:val="es-ES"/>
        </w:rPr>
        <w:t>2</w:t>
      </w:r>
      <w:ins w:id="282" w:author="Matías Bunster Raby" w:date="2025-01-15T17:23:00Z" w16du:dateUtc="2025-01-15T20:23:00Z">
        <w:r w:rsidR="00AA4AD3">
          <w:rPr>
            <w:rFonts w:eastAsiaTheme="minorHAnsi" w:cstheme="minorBidi"/>
            <w:szCs w:val="22"/>
            <w:lang w:val="es-ES"/>
          </w:rPr>
          <w:t>1</w:t>
        </w:r>
      </w:ins>
      <w:del w:id="283" w:author="Matías Bunster Raby" w:date="2025-01-15T17:23:00Z" w16du:dateUtc="2025-01-15T20:23:00Z">
        <w:r w:rsidR="00187698" w:rsidDel="00AA4AD3">
          <w:rPr>
            <w:rFonts w:eastAsiaTheme="minorHAnsi" w:cstheme="minorBidi"/>
            <w:szCs w:val="22"/>
            <w:lang w:val="es-ES"/>
          </w:rPr>
          <w:delText>0</w:delText>
        </w:r>
      </w:del>
      <w:r w:rsidRPr="00D15418">
        <w:rPr>
          <w:rFonts w:eastAsiaTheme="minorHAnsi" w:cstheme="minorBidi"/>
          <w:szCs w:val="22"/>
          <w:lang w:val="es-ES"/>
        </w:rPr>
        <w:t>: 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7E64A055"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w:t>
      </w:r>
      <w:ins w:id="284" w:author="Matías Bunster Raby" w:date="2025-01-15T15:47:00Z" w16du:dateUtc="2025-01-15T18:47:00Z">
        <w:r w:rsidR="001A5E06">
          <w:rPr>
            <w:rFonts w:eastAsiaTheme="minorHAnsi" w:cstheme="minorBidi"/>
            <w:szCs w:val="22"/>
            <w:lang w:val="es-ES"/>
          </w:rPr>
          <w:t>19</w:t>
        </w:r>
      </w:ins>
      <w:del w:id="285" w:author="Matías Bunster Raby" w:date="2025-01-15T15:47:00Z" w16du:dateUtc="2025-01-15T18:47:00Z">
        <w:r w:rsidRPr="00D15418" w:rsidDel="001A5E06">
          <w:rPr>
            <w:rFonts w:eastAsiaTheme="minorHAnsi" w:cstheme="minorBidi"/>
            <w:szCs w:val="22"/>
            <w:lang w:val="es-ES"/>
          </w:rPr>
          <w:delText>2</w:delText>
        </w:r>
        <w:r w:rsidR="00B47A6D" w:rsidDel="001A5E06">
          <w:rPr>
            <w:rFonts w:eastAsiaTheme="minorHAnsi" w:cstheme="minorBidi"/>
            <w:szCs w:val="22"/>
            <w:lang w:val="es-ES"/>
          </w:rPr>
          <w:delText>1</w:delText>
        </w:r>
      </w:del>
      <w:r w:rsidRPr="00D15418">
        <w:rPr>
          <w:rFonts w:eastAsiaTheme="minorHAnsi" w:cstheme="minorBidi"/>
          <w:szCs w:val="22"/>
          <w:lang w:val="es-ES"/>
        </w:rPr>
        <w:t xml:space="preserve">: 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noProof/>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42"/>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609F16F2" w14:textId="0CD9CEAE"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 xml:space="preserve">Tabla </w:t>
      </w:r>
      <w:r w:rsidR="00187698">
        <w:rPr>
          <w:rFonts w:eastAsiaTheme="minorHAnsi" w:cstheme="minorBidi"/>
          <w:sz w:val="21"/>
          <w:szCs w:val="20"/>
          <w:lang w:val="es-ES"/>
        </w:rPr>
        <w:t>2</w:t>
      </w:r>
      <w:ins w:id="286" w:author="Matías Bunster Raby" w:date="2025-01-15T17:24:00Z" w16du:dateUtc="2025-01-15T20:24:00Z">
        <w:r w:rsidR="00AA4AD3">
          <w:rPr>
            <w:rFonts w:eastAsiaTheme="minorHAnsi" w:cstheme="minorBidi"/>
            <w:sz w:val="21"/>
            <w:szCs w:val="20"/>
            <w:lang w:val="es-ES"/>
          </w:rPr>
          <w:t>2</w:t>
        </w:r>
      </w:ins>
      <w:del w:id="287" w:author="Matías Bunster Raby" w:date="2025-01-15T17:24:00Z" w16du:dateUtc="2025-01-15T20:24:00Z">
        <w:r w:rsidR="00187698" w:rsidDel="00AA4AD3">
          <w:rPr>
            <w:rFonts w:eastAsiaTheme="minorHAnsi" w:cstheme="minorBidi"/>
            <w:sz w:val="21"/>
            <w:szCs w:val="20"/>
            <w:lang w:val="es-ES"/>
          </w:rPr>
          <w:delText>1</w:delText>
        </w:r>
      </w:del>
      <w:r>
        <w:rPr>
          <w:rFonts w:eastAsiaTheme="minorHAnsi" w:cstheme="minorBidi"/>
          <w:sz w:val="21"/>
          <w:szCs w:val="20"/>
          <w:lang w:val="es-ES"/>
        </w:rPr>
        <w:t>: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6F0294DC"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Tabla </w:t>
      </w:r>
      <w:r w:rsidR="00187698">
        <w:rPr>
          <w:rFonts w:eastAsiaTheme="minorHAnsi" w:cstheme="minorBidi"/>
          <w:sz w:val="21"/>
          <w:szCs w:val="20"/>
          <w:lang w:val="es-ES"/>
        </w:rPr>
        <w:t>2</w:t>
      </w:r>
      <w:ins w:id="288" w:author="Matías Bunster Raby" w:date="2025-01-15T17:24:00Z" w16du:dateUtc="2025-01-15T20:24:00Z">
        <w:r w:rsidR="00AA4AD3">
          <w:rPr>
            <w:rFonts w:eastAsiaTheme="minorHAnsi" w:cstheme="minorBidi"/>
            <w:sz w:val="21"/>
            <w:szCs w:val="20"/>
            <w:lang w:val="es-ES"/>
          </w:rPr>
          <w:t>3</w:t>
        </w:r>
      </w:ins>
      <w:del w:id="289" w:author="Matías Bunster Raby" w:date="2025-01-15T17:24:00Z" w16du:dateUtc="2025-01-15T20:24:00Z">
        <w:r w:rsidR="00187698" w:rsidDel="00AA4AD3">
          <w:rPr>
            <w:rFonts w:eastAsiaTheme="minorHAnsi" w:cstheme="minorBidi"/>
            <w:sz w:val="21"/>
            <w:szCs w:val="20"/>
            <w:lang w:val="es-ES"/>
          </w:rPr>
          <w:delText>2</w:delText>
        </w:r>
      </w:del>
      <w:r>
        <w:rPr>
          <w:rFonts w:eastAsiaTheme="minorHAnsi" w:cstheme="minorBidi"/>
          <w:sz w:val="21"/>
          <w:szCs w:val="20"/>
          <w:lang w:val="es-ES"/>
        </w:rPr>
        <w:t xml:space="preserve">: Resumen Análisis de Comunidades en cuanto a la </w:t>
      </w:r>
      <w:r w:rsidR="00716CC8">
        <w:rPr>
          <w:rFonts w:eastAsiaTheme="minorHAnsi" w:cstheme="minorBidi"/>
          <w:sz w:val="21"/>
          <w:szCs w:val="20"/>
          <w:lang w:val="es-ES"/>
        </w:rPr>
        <w:t>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Brasil,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290" w:name="_Toc185883494"/>
      <w:r w:rsidRPr="00D15418">
        <w:rPr>
          <w:lang w:val="es-ES"/>
        </w:rPr>
        <w:lastRenderedPageBreak/>
        <w:t>Conclusi</w:t>
      </w:r>
      <w:r w:rsidR="00F5431D" w:rsidRPr="00D15418">
        <w:rPr>
          <w:lang w:val="es-ES"/>
        </w:rPr>
        <w:t>ones</w:t>
      </w:r>
      <w:bookmarkEnd w:id="290"/>
      <w:r w:rsidRPr="00D15418">
        <w:rPr>
          <w:lang w:val="es-ES"/>
        </w:rPr>
        <w:t xml:space="preserve"> </w:t>
      </w:r>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219831AF"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 xml:space="preserve">Durante el período 2003-2022, con un enfoque en el fenómeno de la </w:t>
      </w:r>
      <w:r w:rsidR="00716CC8">
        <w:rPr>
          <w:rFonts w:eastAsiaTheme="minorHAnsi" w:cstheme="minorBidi"/>
          <w:szCs w:val="22"/>
          <w:lang w:val="es-ES"/>
        </w:rPr>
        <w:t>corrupción</w:t>
      </w:r>
      <w:r w:rsidRPr="00D15418">
        <w:rPr>
          <w:rFonts w:eastAsiaTheme="minorHAnsi" w:cstheme="minorBidi"/>
          <w:szCs w:val="22"/>
          <w:lang w:val="es-ES"/>
        </w:rPr>
        <w:t>,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0C76861A"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t xml:space="preserve">Las comunidades individualizadas responden adecuadamente a la clasificación de un organismo como </w:t>
      </w:r>
      <w:proofErr w:type="spellStart"/>
      <w:r>
        <w:rPr>
          <w:rFonts w:eastAsiaTheme="minorHAnsi" w:cstheme="minorBidi"/>
          <w:szCs w:val="22"/>
          <w:lang w:val="es-ES"/>
        </w:rPr>
        <w:t>Transparency</w:t>
      </w:r>
      <w:proofErr w:type="spellEnd"/>
      <w:r>
        <w:rPr>
          <w:rFonts w:eastAsiaTheme="minorHAnsi" w:cstheme="minorBidi"/>
          <w:szCs w:val="22"/>
          <w:lang w:val="es-ES"/>
        </w:rPr>
        <w:t xml:space="preserve"> International cuyos índices son utilizados para evaluar a los países sobre la base de resultados concretos de medición de la </w:t>
      </w:r>
      <w:r w:rsidR="00716CC8">
        <w:rPr>
          <w:rFonts w:eastAsiaTheme="minorHAnsi" w:cstheme="minorBidi"/>
          <w:szCs w:val="22"/>
          <w:lang w:val="es-ES"/>
        </w:rPr>
        <w:t>corrupción</w:t>
      </w:r>
      <w:r>
        <w:rPr>
          <w:rFonts w:eastAsiaTheme="minorHAnsi" w:cstheme="minorBidi"/>
          <w:szCs w:val="22"/>
          <w:lang w:val="es-ES"/>
        </w:rPr>
        <w:t xml:space="preserve">.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lastRenderedPageBreak/>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2521B841"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1CE9D689"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9C7434" w:rsidRDefault="002D595C" w:rsidP="002D595C">
      <w:pPr>
        <w:pStyle w:val="Heading1"/>
        <w:numPr>
          <w:ilvl w:val="0"/>
          <w:numId w:val="0"/>
        </w:numPr>
        <w:rPr>
          <w:lang w:val="en-US"/>
        </w:rPr>
      </w:pPr>
      <w:bookmarkStart w:id="291" w:name="_Toc185883495"/>
      <w:proofErr w:type="spellStart"/>
      <w:r w:rsidRPr="009C7434">
        <w:rPr>
          <w:lang w:val="en-US"/>
        </w:rPr>
        <w:lastRenderedPageBreak/>
        <w:t>Bibliografía</w:t>
      </w:r>
      <w:bookmarkEnd w:id="291"/>
      <w:proofErr w:type="spellEnd"/>
    </w:p>
    <w:p w14:paraId="61AB45EE" w14:textId="199F2375" w:rsidR="00527FC8" w:rsidRPr="009C7434" w:rsidRDefault="00BD7AAE" w:rsidP="00BD7AAE">
      <w:pPr>
        <w:rPr>
          <w:lang w:val="en-US"/>
        </w:rPr>
      </w:pPr>
      <w:r w:rsidRPr="009C7434">
        <w:rPr>
          <w:lang w:val="en-US"/>
        </w:rPr>
        <w:t xml:space="preserve">1.Transparency International/ About/ What is Corruption. </w:t>
      </w:r>
      <w:r>
        <w:fldChar w:fldCharType="begin"/>
      </w:r>
      <w:r>
        <w:instrText>HYPERLINK "https://www.transparency.org/en/what-is-corruption"</w:instrText>
      </w:r>
      <w:r>
        <w:fldChar w:fldCharType="separate"/>
      </w:r>
      <w:r w:rsidRPr="009C7434">
        <w:rPr>
          <w:rStyle w:val="Hyperlink"/>
          <w:lang w:val="en-US"/>
        </w:rPr>
        <w:t>https://www.transparency.org/en/what-is-corruption</w:t>
      </w:r>
      <w:r>
        <w:fldChar w:fldCharType="end"/>
      </w:r>
    </w:p>
    <w:p w14:paraId="2F961F1E" w14:textId="77777777" w:rsidR="00BD7AAE" w:rsidRPr="009C7434" w:rsidRDefault="00BD7AAE" w:rsidP="00BD7AAE">
      <w:pPr>
        <w:rPr>
          <w:lang w:val="en-US"/>
        </w:rPr>
      </w:pPr>
    </w:p>
    <w:p w14:paraId="18CD858A" w14:textId="7E25FA28" w:rsidR="0032496E" w:rsidRPr="009C7434" w:rsidRDefault="0032496E" w:rsidP="0032496E">
      <w:r w:rsidRPr="009C7434">
        <w:rPr>
          <w:rStyle w:val="Hyperlink"/>
          <w:color w:val="000000" w:themeColor="text1"/>
          <w:u w:val="none"/>
          <w:lang w:val="en-US"/>
        </w:rPr>
        <w:t xml:space="preserve">2.Statistical Odds &amp; Ends. </w:t>
      </w:r>
      <w:r w:rsidRPr="009C7434">
        <w:rPr>
          <w:rFonts w:eastAsiaTheme="minorHAnsi" w:cstheme="minorBidi"/>
          <w:color w:val="000000" w:themeColor="text1"/>
          <w:szCs w:val="22"/>
          <w:lang w:val="en-US"/>
        </w:rPr>
        <w:t>Marginal distributions of the Dirichlet distribution and the aggregation property</w:t>
      </w:r>
      <w:r w:rsidRPr="009C7434">
        <w:rPr>
          <w:color w:val="000000" w:themeColor="text1"/>
          <w:lang w:val="en-US"/>
        </w:rPr>
        <w:t>.</w:t>
      </w:r>
      <w:r>
        <w:fldChar w:fldCharType="begin"/>
      </w:r>
      <w:r>
        <w:instrText>HYPERLINK "https://statisticaloddsandends.wordpress.com/2021/04/20/marginal-distributions-of-the-dirichlet-distribution-and-the-aggregation-property/"</w:instrText>
      </w:r>
      <w:r>
        <w:fldChar w:fldCharType="separate"/>
      </w:r>
      <w:r w:rsidRPr="009C7434">
        <w:rPr>
          <w:rStyle w:val="Hyperlink"/>
        </w:rPr>
        <w:t>https://statisticaloddsandends.wordpress.com/2021/04/20/marginal-distributions-of-the-dirichlet-distribution-and-the-aggregation-property/</w:t>
      </w:r>
      <w:r>
        <w:fldChar w:fldCharType="end"/>
      </w:r>
    </w:p>
    <w:p w14:paraId="66E5CBEF" w14:textId="77777777" w:rsidR="0032496E" w:rsidRPr="009C7434" w:rsidRDefault="0032496E" w:rsidP="00BD7AAE"/>
    <w:p w14:paraId="3350AC49" w14:textId="665266F1" w:rsidR="003404A3" w:rsidRPr="009C7434" w:rsidRDefault="0032496E" w:rsidP="003404A3">
      <w:pPr>
        <w:rPr>
          <w:lang w:val="en-US"/>
        </w:rPr>
      </w:pPr>
      <w:r w:rsidRPr="009C7434">
        <w:rPr>
          <w:lang w:val="en-US"/>
        </w:rPr>
        <w:t>3</w:t>
      </w:r>
      <w:r w:rsidR="00BD7AAE" w:rsidRPr="009C7434">
        <w:rPr>
          <w:lang w:val="en-US"/>
        </w:rPr>
        <w:t>.</w:t>
      </w:r>
      <w:r w:rsidR="003404A3" w:rsidRPr="009C7434">
        <w:rPr>
          <w:lang w:val="en-US"/>
        </w:rPr>
        <w:t xml:space="preserve">Manifesto Project Dataset/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Data Collection. Manifesto Project (MRG / CMP/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r w:rsidR="003404A3">
        <w:fldChar w:fldCharType="begin"/>
      </w:r>
      <w:r w:rsidR="003404A3">
        <w:instrText>HYPERLINK "https://doi.org/10.25522/"</w:instrText>
      </w:r>
      <w:r w:rsidR="003404A3">
        <w:fldChar w:fldCharType="separate"/>
      </w:r>
      <w:r w:rsidR="003404A3" w:rsidRPr="009C7434">
        <w:rPr>
          <w:rStyle w:val="Hyperlink"/>
          <w:lang w:val="en-US"/>
        </w:rPr>
        <w:t>https://doi.org/10.25522/</w:t>
      </w:r>
      <w:r w:rsidR="003404A3">
        <w:fldChar w:fldCharType="end"/>
      </w:r>
      <w:r w:rsidR="003404A3" w:rsidRPr="009C7434">
        <w:rPr>
          <w:lang w:val="en-US"/>
        </w:rPr>
        <w:t xml:space="preserve"> </w:t>
      </w:r>
      <w:proofErr w:type="gramStart"/>
      <w:r w:rsidR="003404A3" w:rsidRPr="009C7434">
        <w:rPr>
          <w:lang w:val="en-US"/>
        </w:rPr>
        <w:t>manifesto.mpds</w:t>
      </w:r>
      <w:proofErr w:type="gramEnd"/>
      <w:r w:rsidR="003404A3" w:rsidRPr="009C7434">
        <w:rPr>
          <w:lang w:val="en-US"/>
        </w:rPr>
        <w:t>.2024a</w:t>
      </w:r>
    </w:p>
    <w:p w14:paraId="38EE3D5E" w14:textId="77777777" w:rsidR="003404A3" w:rsidRPr="009C7434" w:rsidRDefault="003404A3" w:rsidP="003404A3">
      <w:pPr>
        <w:rPr>
          <w:lang w:val="en-US"/>
        </w:rPr>
      </w:pPr>
    </w:p>
    <w:p w14:paraId="26B5189D" w14:textId="080B0DEF" w:rsidR="003404A3" w:rsidRPr="009C7434" w:rsidRDefault="0032496E" w:rsidP="003404A3">
      <w:pPr>
        <w:rPr>
          <w:lang w:val="en-US"/>
        </w:rPr>
      </w:pPr>
      <w:r w:rsidRPr="009C7434">
        <w:rPr>
          <w:lang w:val="en-US"/>
        </w:rPr>
        <w:t>4</w:t>
      </w:r>
      <w:r w:rsidR="00BD7AAE" w:rsidRPr="009C7434">
        <w:rPr>
          <w:lang w:val="en-US"/>
        </w:rPr>
        <w:t>.</w:t>
      </w:r>
      <w:r w:rsidR="003404A3" w:rsidRPr="009C7434">
        <w:rPr>
          <w:lang w:val="en-US"/>
        </w:rPr>
        <w:t xml:space="preserve">Manifesto Project Dataset - Codebook/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Andrea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Dataset - Codebook. Manifesto Project (MRG / CMP /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w:t>
      </w:r>
    </w:p>
    <w:p w14:paraId="0C7E143B" w14:textId="77777777" w:rsidR="003404A3" w:rsidRPr="009C7434" w:rsidRDefault="003404A3" w:rsidP="003404A3">
      <w:pPr>
        <w:rPr>
          <w:lang w:val="en-US"/>
        </w:rPr>
      </w:pPr>
    </w:p>
    <w:p w14:paraId="1D0BF465" w14:textId="59CA8446" w:rsidR="00BD39A5" w:rsidRPr="009C7434" w:rsidRDefault="0032496E" w:rsidP="00BD39A5">
      <w:pPr>
        <w:rPr>
          <w:rFonts w:eastAsiaTheme="minorHAnsi" w:cstheme="minorBidi"/>
          <w:szCs w:val="22"/>
          <w:lang w:val="en-U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r w:rsidR="003404A3">
        <w:fldChar w:fldCharType="begin"/>
      </w:r>
      <w:r w:rsidR="003404A3">
        <w:instrText>HYPERLINK "mailto:manifesto-communication@wzb.eu/"</w:instrText>
      </w:r>
      <w:r w:rsidR="003404A3">
        <w:fldChar w:fldCharType="separate"/>
      </w:r>
      <w:r w:rsidR="003404A3" w:rsidRPr="00BD39A5">
        <w:rPr>
          <w:rStyle w:val="Hyperlink"/>
          <w:lang w:val="en-US"/>
        </w:rPr>
        <w:t>manifesto-communication@wzb.eu/</w:t>
      </w:r>
      <w:r w:rsidR="003404A3">
        <w:fldChar w:fldCharType="end"/>
      </w:r>
      <w:r w:rsidR="003404A3" w:rsidRPr="00BD39A5">
        <w:rPr>
          <w:lang w:val="en-US"/>
        </w:rPr>
        <w:t xml:space="preserve"> website: </w:t>
      </w:r>
      <w:r w:rsidR="003404A3">
        <w:fldChar w:fldCharType="begin"/>
      </w:r>
      <w:r w:rsidR="003404A3">
        <w:instrText>HYPERLINK "https://manifesto-project.wzb.eu/"</w:instrText>
      </w:r>
      <w:r w:rsidR="003404A3">
        <w:fldChar w:fldCharType="separate"/>
      </w:r>
      <w:r w:rsidR="003404A3" w:rsidRPr="00BD39A5">
        <w:rPr>
          <w:rStyle w:val="Hyperlink"/>
          <w:lang w:val="en-US"/>
        </w:rPr>
        <w:t>https://manifesto-project.wzb.eu/</w:t>
      </w:r>
      <w:r w:rsidR="003404A3">
        <w:fldChar w:fldCharType="end"/>
      </w:r>
      <w:r w:rsidR="00BD39A5">
        <w:rPr>
          <w:lang w:val="en-US"/>
        </w:rPr>
        <w:t xml:space="preserve">. </w:t>
      </w:r>
      <w:r w:rsidR="0034726B">
        <w:fldChar w:fldCharType="begin"/>
      </w:r>
      <w:r w:rsidR="0034726B">
        <w:instrText>HYPERLINK "https://manifesto-project.wzb.eu/information/documents/information"</w:instrText>
      </w:r>
      <w:r w:rsidR="0034726B">
        <w:fldChar w:fldCharType="separate"/>
      </w:r>
      <w:r w:rsidR="0034726B" w:rsidRPr="00C334F6">
        <w:rPr>
          <w:rStyle w:val="Hyperlink"/>
          <w:rFonts w:eastAsiaTheme="minorHAnsi" w:cstheme="minorBidi"/>
          <w:szCs w:val="22"/>
          <w:lang w:val="en-US"/>
        </w:rPr>
        <w:t>https://manifesto-project.wzb.eu/information/documents/informatio</w:t>
      </w:r>
      <w:r w:rsidR="0034726B" w:rsidRPr="009C7434">
        <w:rPr>
          <w:rStyle w:val="Hyperlink"/>
          <w:rFonts w:eastAsiaTheme="minorHAnsi" w:cstheme="minorBidi"/>
          <w:szCs w:val="22"/>
          <w:lang w:val="en-US"/>
        </w:rPr>
        <w:t>n</w:t>
      </w:r>
      <w:r w:rsidR="0034726B">
        <w:fldChar w:fldCharType="end"/>
      </w:r>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9C7434" w:rsidRDefault="0032496E" w:rsidP="003404A3">
      <w:pPr>
        <w:rPr>
          <w:lang w:val="en-US"/>
        </w:rPr>
      </w:pPr>
      <w:r w:rsidRPr="009C7434">
        <w:rPr>
          <w:lang w:val="en-US"/>
        </w:rPr>
        <w:t>6.</w:t>
      </w:r>
      <w:r w:rsidR="003404A3" w:rsidRPr="009C7434">
        <w:rPr>
          <w:lang w:val="en-US"/>
        </w:rPr>
        <w:t xml:space="preserve">Manifesto-Project Dataset/ List of Political Parties/ Version 2024a from March 2024/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Party List - Codebook.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r w:rsidR="003404A3">
        <w:fldChar w:fldCharType="begin"/>
      </w:r>
      <w:r w:rsidR="003404A3">
        <w:instrText>HYPERLINK "mailto:manifesto-communication@wzb.eu/"</w:instrText>
      </w:r>
      <w:r w:rsidR="003404A3">
        <w:fldChar w:fldCharType="separate"/>
      </w:r>
      <w:r w:rsidR="003404A3" w:rsidRPr="009C7434">
        <w:rPr>
          <w:rStyle w:val="Hyperlink"/>
          <w:lang w:val="en-US"/>
        </w:rPr>
        <w:t>manifesto-communication@wzb.eu/</w:t>
      </w:r>
      <w:r w:rsidR="003404A3">
        <w:fldChar w:fldCharType="end"/>
      </w:r>
      <w:r w:rsidR="003404A3" w:rsidRPr="009C7434">
        <w:rPr>
          <w:lang w:val="en-US"/>
        </w:rPr>
        <w:t xml:space="preserve"> website: </w:t>
      </w:r>
      <w:r w:rsidR="003404A3">
        <w:fldChar w:fldCharType="begin"/>
      </w:r>
      <w:r w:rsidR="003404A3">
        <w:instrText>HYPERLINK "https://manifesto-project.wzb.eu/"</w:instrText>
      </w:r>
      <w:r w:rsidR="003404A3">
        <w:fldChar w:fldCharType="separate"/>
      </w:r>
      <w:r w:rsidR="003404A3" w:rsidRPr="009C7434">
        <w:rPr>
          <w:rStyle w:val="Hyperlink"/>
          <w:lang w:val="en-US"/>
        </w:rPr>
        <w:t>https://manifesto-project.wzb.eu/</w:t>
      </w:r>
      <w:r w:rsidR="003404A3">
        <w:fldChar w:fldCharType="end"/>
      </w:r>
    </w:p>
    <w:p w14:paraId="09BBD5D7" w14:textId="77777777" w:rsidR="00DE4647" w:rsidRPr="009C7434" w:rsidRDefault="00DE4647" w:rsidP="003404A3">
      <w:pPr>
        <w:rPr>
          <w:lang w:val="en-US"/>
        </w:rPr>
      </w:pPr>
    </w:p>
    <w:p w14:paraId="62707205" w14:textId="102578F2" w:rsidR="00DE4647" w:rsidRPr="009C7434" w:rsidRDefault="00DE4647" w:rsidP="00DE4647">
      <w:pPr>
        <w:rPr>
          <w:rFonts w:eastAsiaTheme="minorHAnsi"/>
          <w:color w:val="000000"/>
          <w:lang w:val="en-US"/>
        </w:rPr>
      </w:pPr>
      <w:r w:rsidRPr="009C7434">
        <w:rPr>
          <w:lang w:val="en-US"/>
        </w:rPr>
        <w:t>7.</w:t>
      </w:r>
      <w:r w:rsidRPr="009C7434">
        <w:rPr>
          <w:rFonts w:eastAsiaTheme="minorHAnsi"/>
          <w:color w:val="000000"/>
          <w:lang w:val="en-US"/>
        </w:rPr>
        <w:t>Transparency International. Corruption Perceptions Index 2023. CPI-2023-Report.pdf</w:t>
      </w:r>
    </w:p>
    <w:p w14:paraId="0A7973A4" w14:textId="77777777" w:rsidR="00067CEC" w:rsidRPr="009C7434" w:rsidRDefault="00067CEC" w:rsidP="00DE4647">
      <w:pPr>
        <w:rPr>
          <w:rFonts w:eastAsiaTheme="minorHAnsi"/>
          <w:color w:val="000000"/>
          <w:lang w:val="en-US"/>
        </w:rPr>
      </w:pPr>
    </w:p>
    <w:p w14:paraId="2ED0B2FE" w14:textId="35DDD759" w:rsidR="00067CEC" w:rsidRPr="009C7434" w:rsidRDefault="00067CEC" w:rsidP="00DE4647">
      <w:pPr>
        <w:rPr>
          <w:rFonts w:eastAsiaTheme="minorHAnsi"/>
          <w:color w:val="000000"/>
          <w:lang w:val="en-US"/>
        </w:rPr>
      </w:pPr>
      <w:r w:rsidRPr="009C7434">
        <w:rPr>
          <w:rFonts w:eastAsiaTheme="minorHAnsi"/>
          <w:color w:val="000000"/>
          <w:lang w:val="en-US"/>
        </w:rPr>
        <w:t xml:space="preserve">8.Transparency International. Corruption </w:t>
      </w:r>
      <w:proofErr w:type="spellStart"/>
      <w:r w:rsidRPr="009C7434">
        <w:rPr>
          <w:rFonts w:eastAsiaTheme="minorHAnsi"/>
          <w:color w:val="000000"/>
          <w:lang w:val="en-US"/>
        </w:rPr>
        <w:t>Percepctions</w:t>
      </w:r>
      <w:proofErr w:type="spellEnd"/>
      <w:r w:rsidRPr="009C7434">
        <w:rPr>
          <w:rFonts w:eastAsiaTheme="minorHAnsi"/>
          <w:color w:val="000000"/>
          <w:lang w:val="en-US"/>
        </w:rPr>
        <w:t xml:space="preserve"> Index 2023. </w:t>
      </w:r>
      <w:r>
        <w:fldChar w:fldCharType="begin"/>
      </w:r>
      <w:r>
        <w:instrText>HYPERLINK "https://www.transparency.org/en/cpi/2023"</w:instrText>
      </w:r>
      <w:r>
        <w:fldChar w:fldCharType="separate"/>
      </w:r>
      <w:r w:rsidRPr="009C7434">
        <w:rPr>
          <w:rStyle w:val="Hyperlink"/>
          <w:rFonts w:eastAsiaTheme="minorHAnsi"/>
          <w:lang w:val="en-US"/>
        </w:rPr>
        <w:t>https://www.transparency.org/en/cpi/2023</w:t>
      </w:r>
      <w:r>
        <w:fldChar w:fldCharType="end"/>
      </w:r>
    </w:p>
    <w:p w14:paraId="595C112F" w14:textId="77777777" w:rsidR="005B61F5" w:rsidRPr="009C7434" w:rsidRDefault="005B61F5" w:rsidP="00DE4647">
      <w:pPr>
        <w:rPr>
          <w:rFonts w:eastAsiaTheme="minorHAnsi"/>
          <w:color w:val="000000"/>
          <w:lang w:val="en-US"/>
        </w:rPr>
      </w:pPr>
    </w:p>
    <w:p w14:paraId="430B5EC0" w14:textId="4EEB9FFF" w:rsidR="005B61F5" w:rsidRPr="009C7434" w:rsidRDefault="005B61F5" w:rsidP="00DE4647">
      <w:pPr>
        <w:rPr>
          <w:lang w:val="en-US"/>
        </w:rPr>
      </w:pPr>
      <w:r w:rsidRPr="009C7434">
        <w:rPr>
          <w:rFonts w:eastAsiaTheme="minorHAnsi"/>
          <w:color w:val="000000"/>
          <w:lang w:val="en-US"/>
        </w:rPr>
        <w:t>9. Transparency International.</w:t>
      </w:r>
      <w:r w:rsidRPr="009C7434">
        <w:rPr>
          <w:lang w:val="en-US"/>
        </w:rPr>
        <w:t xml:space="preserve">  About. </w:t>
      </w:r>
      <w:r>
        <w:fldChar w:fldCharType="begin"/>
      </w:r>
      <w:r>
        <w:instrText>HYPERLINK "https://www.transparency.org/en/about"</w:instrText>
      </w:r>
      <w:r>
        <w:fldChar w:fldCharType="separate"/>
      </w:r>
      <w:r w:rsidRPr="009C7434">
        <w:rPr>
          <w:rStyle w:val="Hyperlink"/>
          <w:lang w:val="en-US"/>
        </w:rPr>
        <w:t>https://www.transparency.org/en/about</w:t>
      </w:r>
      <w:r>
        <w:fldChar w:fldCharType="end"/>
      </w:r>
    </w:p>
    <w:p w14:paraId="3E2A978F" w14:textId="77777777" w:rsidR="005B61F5" w:rsidRPr="009C7434" w:rsidRDefault="005B61F5" w:rsidP="00DE4647">
      <w:pPr>
        <w:rPr>
          <w:lang w:val="en-US"/>
        </w:rPr>
      </w:pPr>
    </w:p>
    <w:p w14:paraId="7349F2D4" w14:textId="1ED891E7" w:rsidR="005B61F5" w:rsidRPr="009C7434" w:rsidRDefault="005B61F5" w:rsidP="005B61F5">
      <w:pPr>
        <w:rPr>
          <w:rFonts w:eastAsiaTheme="minorHAnsi"/>
          <w:color w:val="000000"/>
          <w:lang w:val="en-US"/>
        </w:rPr>
      </w:pPr>
      <w:r w:rsidRPr="009C7434">
        <w:rPr>
          <w:rFonts w:eastAsiaTheme="minorHAnsi"/>
          <w:color w:val="000000"/>
          <w:lang w:val="en-US"/>
        </w:rPr>
        <w:t>10. Transparency International.</w:t>
      </w:r>
      <w:r w:rsidRPr="009C7434">
        <w:rPr>
          <w:lang w:val="en-US"/>
        </w:rPr>
        <w:t xml:space="preserve">  Research. </w:t>
      </w:r>
      <w:r>
        <w:fldChar w:fldCharType="begin"/>
      </w:r>
      <w:r>
        <w:instrText>HYPERLINK "https://www.transparency.org/en/research"</w:instrText>
      </w:r>
      <w:r>
        <w:fldChar w:fldCharType="separate"/>
      </w:r>
      <w:r w:rsidRPr="009C7434">
        <w:rPr>
          <w:rStyle w:val="Hyperlink"/>
          <w:rFonts w:eastAsiaTheme="minorHAnsi"/>
          <w:lang w:val="en-US"/>
        </w:rPr>
        <w:t>https://www.transparency.org/en/research</w:t>
      </w:r>
      <w:r>
        <w:fldChar w:fldCharType="end"/>
      </w:r>
    </w:p>
    <w:p w14:paraId="427A0C40" w14:textId="77777777" w:rsidR="00C64AC8" w:rsidRPr="009C7434" w:rsidRDefault="00C64AC8" w:rsidP="005B61F5">
      <w:pPr>
        <w:rPr>
          <w:rFonts w:eastAsiaTheme="minorHAnsi"/>
          <w:color w:val="000000"/>
          <w:lang w:val="en-US"/>
        </w:rPr>
      </w:pPr>
    </w:p>
    <w:p w14:paraId="0625CE9F" w14:textId="4A977175" w:rsidR="00C64AC8" w:rsidRPr="009C7434" w:rsidRDefault="00C64AC8" w:rsidP="005B61F5">
      <w:pPr>
        <w:rPr>
          <w:rFonts w:eastAsiaTheme="minorHAnsi"/>
          <w:color w:val="000000"/>
          <w:lang w:val="en-US"/>
        </w:rPr>
      </w:pPr>
      <w:r w:rsidRPr="009C7434">
        <w:rPr>
          <w:rFonts w:eastAsiaTheme="minorHAnsi"/>
          <w:color w:val="000000"/>
          <w:lang w:val="en-US"/>
        </w:rPr>
        <w:t xml:space="preserve">11.Transparency International. Research. </w:t>
      </w:r>
      <w:r>
        <w:fldChar w:fldCharType="begin"/>
      </w:r>
      <w:r>
        <w:instrText>HYPERLINK "https://youtu.be/9JoNjIfbPV0"</w:instrText>
      </w:r>
      <w:r>
        <w:fldChar w:fldCharType="separate"/>
      </w:r>
      <w:r w:rsidRPr="009C7434">
        <w:rPr>
          <w:rStyle w:val="Hyperlink"/>
          <w:rFonts w:eastAsiaTheme="minorHAnsi"/>
          <w:lang w:val="en-US"/>
        </w:rPr>
        <w:t>https://youtu.be/9JoNjIfbPV0</w:t>
      </w:r>
      <w:r>
        <w:fldChar w:fldCharType="end"/>
      </w:r>
    </w:p>
    <w:p w14:paraId="4D2FC418" w14:textId="77777777" w:rsidR="00C64AC8" w:rsidRPr="009C7434" w:rsidRDefault="00C64AC8" w:rsidP="005B61F5">
      <w:pPr>
        <w:rPr>
          <w:rFonts w:eastAsiaTheme="minorHAnsi"/>
          <w:color w:val="000000"/>
          <w:lang w:val="en-US"/>
        </w:rPr>
      </w:pPr>
    </w:p>
    <w:p w14:paraId="75B00117" w14:textId="0AE0F5FF" w:rsidR="005B61F5" w:rsidRPr="009C7434" w:rsidRDefault="005B61F5" w:rsidP="00DE4647">
      <w:pPr>
        <w:rPr>
          <w:lang w:val="en-US"/>
        </w:rPr>
      </w:pPr>
    </w:p>
    <w:p w14:paraId="31B9888E" w14:textId="77777777" w:rsidR="005B61F5" w:rsidRPr="009C7434" w:rsidRDefault="005B61F5" w:rsidP="00DE4647">
      <w:pPr>
        <w:rPr>
          <w:rFonts w:eastAsiaTheme="minorHAnsi"/>
          <w:color w:val="000000"/>
          <w:lang w:val="en-US"/>
        </w:rPr>
      </w:pPr>
    </w:p>
    <w:p w14:paraId="1C4886AE" w14:textId="77777777" w:rsidR="00067CEC" w:rsidRPr="009C7434" w:rsidRDefault="00067CEC" w:rsidP="00DE4647">
      <w:pPr>
        <w:rPr>
          <w:rFonts w:eastAsiaTheme="minorHAnsi"/>
          <w:color w:val="000000"/>
          <w:lang w:val="en-US"/>
        </w:rPr>
      </w:pPr>
    </w:p>
    <w:p w14:paraId="22923E79" w14:textId="77777777" w:rsidR="00DE4647" w:rsidRPr="009C7434" w:rsidRDefault="00DE4647" w:rsidP="00DE4647">
      <w:pPr>
        <w:rPr>
          <w:rStyle w:val="Hyperlink"/>
          <w:lang w:val="en-US"/>
        </w:rPr>
      </w:pPr>
    </w:p>
    <w:p w14:paraId="6725ACF1" w14:textId="77777777" w:rsidR="002D595C" w:rsidRPr="009C7434" w:rsidRDefault="002D595C" w:rsidP="002D595C">
      <w:pPr>
        <w:rPr>
          <w:lang w:val="en-US"/>
        </w:rPr>
      </w:pPr>
    </w:p>
    <w:p w14:paraId="6B90B87B" w14:textId="77777777" w:rsidR="00F4440F" w:rsidRPr="009C7434" w:rsidRDefault="00F4440F" w:rsidP="00F4440F">
      <w:pPr>
        <w:rPr>
          <w:lang w:val="en-US"/>
        </w:rPr>
      </w:pPr>
    </w:p>
    <w:p w14:paraId="3573B69F" w14:textId="77777777" w:rsidR="00CC4B09" w:rsidRPr="009C7434" w:rsidRDefault="00CC4B09" w:rsidP="00F4440F">
      <w:pPr>
        <w:rPr>
          <w:lang w:val="en-US"/>
        </w:rPr>
      </w:pPr>
    </w:p>
    <w:p w14:paraId="15828578" w14:textId="77777777" w:rsidR="00CC4B09" w:rsidRPr="009C7434" w:rsidRDefault="00CC4B09" w:rsidP="00F4440F">
      <w:pPr>
        <w:rPr>
          <w:lang w:val="en-US"/>
        </w:rPr>
      </w:pPr>
    </w:p>
    <w:p w14:paraId="7F6CF21A" w14:textId="77777777" w:rsidR="00CC4B09" w:rsidRPr="009C7434" w:rsidRDefault="00CC4B09" w:rsidP="00F4440F">
      <w:pPr>
        <w:rPr>
          <w:lang w:val="en-US"/>
        </w:rPr>
      </w:pPr>
    </w:p>
    <w:p w14:paraId="7B302869" w14:textId="77777777" w:rsidR="00CC4B09" w:rsidRPr="009C7434" w:rsidRDefault="00CC4B09" w:rsidP="00F4440F">
      <w:pPr>
        <w:rPr>
          <w:lang w:val="en-US"/>
        </w:rPr>
      </w:pPr>
    </w:p>
    <w:p w14:paraId="3DA60917" w14:textId="77777777" w:rsidR="002767DA" w:rsidRPr="009C7434" w:rsidRDefault="002767DA" w:rsidP="003635FD">
      <w:pPr>
        <w:rPr>
          <w:lang w:val="en-US"/>
        </w:rPr>
      </w:pPr>
    </w:p>
    <w:p w14:paraId="56933E76" w14:textId="77777777" w:rsidR="00CC4B09" w:rsidRPr="009C7434" w:rsidRDefault="00CC4B09" w:rsidP="00F4440F">
      <w:pPr>
        <w:rPr>
          <w:lang w:val="en-US"/>
        </w:rPr>
      </w:pPr>
    </w:p>
    <w:sectPr w:rsidR="00CC4B09" w:rsidRPr="009C7434" w:rsidSect="00AA4AD3">
      <w:footerReference w:type="default" r:id="rId43"/>
      <w:pgSz w:w="12240" w:h="15840" w:code="1"/>
      <w:pgMar w:top="2268" w:right="1418" w:bottom="1418" w:left="2268" w:header="709" w:footer="709" w:gutter="0"/>
      <w:pgNumType w:start="1"/>
      <w:cols w:space="708"/>
      <w:titlePg/>
      <w:docGrid w:linePitch="360"/>
      <w:sectPrChange w:id="292" w:author="Matías Bunster Raby" w:date="2025-01-15T17:19:00Z" w16du:dateUtc="2025-01-15T20:19:00Z">
        <w:sectPr w:rsidR="00CC4B09" w:rsidRPr="009C7434" w:rsidSect="00AA4AD3">
          <w:pgMar w:top="2268" w:right="1418" w:bottom="1418" w:left="226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ías Bunster Raby">
    <w15:presenceInfo w15:providerId="Windows Live" w15:userId="495715c1b5296d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734FD"/>
    <w:rsid w:val="000837D7"/>
    <w:rsid w:val="00084D55"/>
    <w:rsid w:val="00084F37"/>
    <w:rsid w:val="000860B8"/>
    <w:rsid w:val="0009078B"/>
    <w:rsid w:val="000930B1"/>
    <w:rsid w:val="0009638B"/>
    <w:rsid w:val="000A5005"/>
    <w:rsid w:val="000B4BA9"/>
    <w:rsid w:val="000B58DC"/>
    <w:rsid w:val="000C0E13"/>
    <w:rsid w:val="000D26E0"/>
    <w:rsid w:val="000D4D09"/>
    <w:rsid w:val="000D5A8F"/>
    <w:rsid w:val="000E4F67"/>
    <w:rsid w:val="000E6B53"/>
    <w:rsid w:val="000F7BD2"/>
    <w:rsid w:val="00100A16"/>
    <w:rsid w:val="00106DD5"/>
    <w:rsid w:val="0010798E"/>
    <w:rsid w:val="0011540A"/>
    <w:rsid w:val="001223C8"/>
    <w:rsid w:val="00122C23"/>
    <w:rsid w:val="00127514"/>
    <w:rsid w:val="00133165"/>
    <w:rsid w:val="00135C9C"/>
    <w:rsid w:val="00137CA2"/>
    <w:rsid w:val="00140ED4"/>
    <w:rsid w:val="00143B3A"/>
    <w:rsid w:val="00143FB0"/>
    <w:rsid w:val="001511B3"/>
    <w:rsid w:val="00151308"/>
    <w:rsid w:val="00161350"/>
    <w:rsid w:val="001634E0"/>
    <w:rsid w:val="00170160"/>
    <w:rsid w:val="001703FB"/>
    <w:rsid w:val="00172A9D"/>
    <w:rsid w:val="00173304"/>
    <w:rsid w:val="00173764"/>
    <w:rsid w:val="00173E9F"/>
    <w:rsid w:val="00175DBA"/>
    <w:rsid w:val="00176143"/>
    <w:rsid w:val="0018019D"/>
    <w:rsid w:val="00182BA6"/>
    <w:rsid w:val="0018511E"/>
    <w:rsid w:val="00185CEB"/>
    <w:rsid w:val="00187698"/>
    <w:rsid w:val="00194706"/>
    <w:rsid w:val="001A08A5"/>
    <w:rsid w:val="001A3F1E"/>
    <w:rsid w:val="001A5276"/>
    <w:rsid w:val="001A5E06"/>
    <w:rsid w:val="001B238E"/>
    <w:rsid w:val="001B6792"/>
    <w:rsid w:val="001C3DF9"/>
    <w:rsid w:val="001D7321"/>
    <w:rsid w:val="001E4287"/>
    <w:rsid w:val="001E5633"/>
    <w:rsid w:val="001E6A0B"/>
    <w:rsid w:val="001F4FE3"/>
    <w:rsid w:val="002000C3"/>
    <w:rsid w:val="00200D24"/>
    <w:rsid w:val="00202293"/>
    <w:rsid w:val="002047CC"/>
    <w:rsid w:val="0021583C"/>
    <w:rsid w:val="00217F76"/>
    <w:rsid w:val="00220716"/>
    <w:rsid w:val="002244C3"/>
    <w:rsid w:val="002304E9"/>
    <w:rsid w:val="00232691"/>
    <w:rsid w:val="002342B8"/>
    <w:rsid w:val="002402BE"/>
    <w:rsid w:val="0024059C"/>
    <w:rsid w:val="00250B1B"/>
    <w:rsid w:val="002510BA"/>
    <w:rsid w:val="002530A5"/>
    <w:rsid w:val="00254B00"/>
    <w:rsid w:val="002557A7"/>
    <w:rsid w:val="00260784"/>
    <w:rsid w:val="00264DA4"/>
    <w:rsid w:val="00270F69"/>
    <w:rsid w:val="002767DA"/>
    <w:rsid w:val="00281210"/>
    <w:rsid w:val="00281AF5"/>
    <w:rsid w:val="00284FA3"/>
    <w:rsid w:val="00285E8F"/>
    <w:rsid w:val="00286198"/>
    <w:rsid w:val="002866EB"/>
    <w:rsid w:val="00287EBD"/>
    <w:rsid w:val="00296BC4"/>
    <w:rsid w:val="002A03C0"/>
    <w:rsid w:val="002A3B14"/>
    <w:rsid w:val="002A6A15"/>
    <w:rsid w:val="002B0B8D"/>
    <w:rsid w:val="002B1CFC"/>
    <w:rsid w:val="002B48FD"/>
    <w:rsid w:val="002C6D39"/>
    <w:rsid w:val="002C7896"/>
    <w:rsid w:val="002D5498"/>
    <w:rsid w:val="002D595C"/>
    <w:rsid w:val="002E55E1"/>
    <w:rsid w:val="0031597B"/>
    <w:rsid w:val="00316B1F"/>
    <w:rsid w:val="00317AF8"/>
    <w:rsid w:val="00321CDC"/>
    <w:rsid w:val="003220F2"/>
    <w:rsid w:val="0032496E"/>
    <w:rsid w:val="003252BE"/>
    <w:rsid w:val="00326CF3"/>
    <w:rsid w:val="00336620"/>
    <w:rsid w:val="00336E6D"/>
    <w:rsid w:val="003404A3"/>
    <w:rsid w:val="0034726B"/>
    <w:rsid w:val="00350789"/>
    <w:rsid w:val="003524B7"/>
    <w:rsid w:val="00353155"/>
    <w:rsid w:val="00354CBD"/>
    <w:rsid w:val="00360CD3"/>
    <w:rsid w:val="00362436"/>
    <w:rsid w:val="003635FD"/>
    <w:rsid w:val="0037338C"/>
    <w:rsid w:val="00374F92"/>
    <w:rsid w:val="00380D2F"/>
    <w:rsid w:val="00380FC8"/>
    <w:rsid w:val="0038306C"/>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6BFF"/>
    <w:rsid w:val="003D70E8"/>
    <w:rsid w:val="003E00BE"/>
    <w:rsid w:val="003E1545"/>
    <w:rsid w:val="003E6472"/>
    <w:rsid w:val="003E65F2"/>
    <w:rsid w:val="003E6EFE"/>
    <w:rsid w:val="003F2961"/>
    <w:rsid w:val="004009CE"/>
    <w:rsid w:val="00400CE2"/>
    <w:rsid w:val="00402E9B"/>
    <w:rsid w:val="00410CB8"/>
    <w:rsid w:val="00412BD6"/>
    <w:rsid w:val="00412F4B"/>
    <w:rsid w:val="00421F11"/>
    <w:rsid w:val="00424B35"/>
    <w:rsid w:val="00425C24"/>
    <w:rsid w:val="00433105"/>
    <w:rsid w:val="00433E51"/>
    <w:rsid w:val="00433F39"/>
    <w:rsid w:val="004340BE"/>
    <w:rsid w:val="004457BE"/>
    <w:rsid w:val="00447287"/>
    <w:rsid w:val="00447DB8"/>
    <w:rsid w:val="0045163C"/>
    <w:rsid w:val="00461992"/>
    <w:rsid w:val="00466D56"/>
    <w:rsid w:val="00471BB1"/>
    <w:rsid w:val="00473454"/>
    <w:rsid w:val="00477515"/>
    <w:rsid w:val="00477A5B"/>
    <w:rsid w:val="00477BDB"/>
    <w:rsid w:val="00482D32"/>
    <w:rsid w:val="004846F9"/>
    <w:rsid w:val="00485B55"/>
    <w:rsid w:val="00486A73"/>
    <w:rsid w:val="00491450"/>
    <w:rsid w:val="00495799"/>
    <w:rsid w:val="004A36EE"/>
    <w:rsid w:val="004A5629"/>
    <w:rsid w:val="004B6E75"/>
    <w:rsid w:val="004B7E2C"/>
    <w:rsid w:val="004C14D0"/>
    <w:rsid w:val="004C4CB4"/>
    <w:rsid w:val="004C7B46"/>
    <w:rsid w:val="004C7F29"/>
    <w:rsid w:val="004D2C13"/>
    <w:rsid w:val="004D3D10"/>
    <w:rsid w:val="004E0876"/>
    <w:rsid w:val="004F05F1"/>
    <w:rsid w:val="004F0AD8"/>
    <w:rsid w:val="004F0D03"/>
    <w:rsid w:val="004F3048"/>
    <w:rsid w:val="00500A14"/>
    <w:rsid w:val="00501A9E"/>
    <w:rsid w:val="0050347C"/>
    <w:rsid w:val="0051139E"/>
    <w:rsid w:val="00511F20"/>
    <w:rsid w:val="005155D0"/>
    <w:rsid w:val="00515AA4"/>
    <w:rsid w:val="005160F9"/>
    <w:rsid w:val="005169D5"/>
    <w:rsid w:val="00520211"/>
    <w:rsid w:val="005233E6"/>
    <w:rsid w:val="0052565E"/>
    <w:rsid w:val="00525E5C"/>
    <w:rsid w:val="00526C0E"/>
    <w:rsid w:val="00527B44"/>
    <w:rsid w:val="00527C1F"/>
    <w:rsid w:val="00527FC8"/>
    <w:rsid w:val="005320F5"/>
    <w:rsid w:val="00532581"/>
    <w:rsid w:val="00532EC9"/>
    <w:rsid w:val="00533565"/>
    <w:rsid w:val="00535195"/>
    <w:rsid w:val="0053778D"/>
    <w:rsid w:val="00540C6E"/>
    <w:rsid w:val="00540F2D"/>
    <w:rsid w:val="005448B5"/>
    <w:rsid w:val="0055595E"/>
    <w:rsid w:val="005601D9"/>
    <w:rsid w:val="005616A7"/>
    <w:rsid w:val="0056545E"/>
    <w:rsid w:val="005669A4"/>
    <w:rsid w:val="00566B1A"/>
    <w:rsid w:val="005720DF"/>
    <w:rsid w:val="00576295"/>
    <w:rsid w:val="0059008E"/>
    <w:rsid w:val="005909F4"/>
    <w:rsid w:val="0059550A"/>
    <w:rsid w:val="005961D2"/>
    <w:rsid w:val="005967F1"/>
    <w:rsid w:val="00597707"/>
    <w:rsid w:val="005B3585"/>
    <w:rsid w:val="005B61F5"/>
    <w:rsid w:val="005B6E5F"/>
    <w:rsid w:val="005B72E3"/>
    <w:rsid w:val="005C5090"/>
    <w:rsid w:val="005D44DC"/>
    <w:rsid w:val="005E119C"/>
    <w:rsid w:val="005E3034"/>
    <w:rsid w:val="005F19C4"/>
    <w:rsid w:val="005F244E"/>
    <w:rsid w:val="006002E1"/>
    <w:rsid w:val="00600EF6"/>
    <w:rsid w:val="00602797"/>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6D37"/>
    <w:rsid w:val="006911A6"/>
    <w:rsid w:val="00693F02"/>
    <w:rsid w:val="00695046"/>
    <w:rsid w:val="006A10D8"/>
    <w:rsid w:val="006A65C5"/>
    <w:rsid w:val="006C056A"/>
    <w:rsid w:val="006C5DFF"/>
    <w:rsid w:val="006D1670"/>
    <w:rsid w:val="006D3946"/>
    <w:rsid w:val="006D3C20"/>
    <w:rsid w:val="006D475C"/>
    <w:rsid w:val="006D62BA"/>
    <w:rsid w:val="006E2EB9"/>
    <w:rsid w:val="006F7A57"/>
    <w:rsid w:val="006F7ADD"/>
    <w:rsid w:val="00702EA5"/>
    <w:rsid w:val="007061BE"/>
    <w:rsid w:val="00707DF5"/>
    <w:rsid w:val="0071001E"/>
    <w:rsid w:val="007119B3"/>
    <w:rsid w:val="00712C1D"/>
    <w:rsid w:val="00716CC8"/>
    <w:rsid w:val="00721584"/>
    <w:rsid w:val="00726515"/>
    <w:rsid w:val="007274AF"/>
    <w:rsid w:val="00740235"/>
    <w:rsid w:val="00740D34"/>
    <w:rsid w:val="007432CE"/>
    <w:rsid w:val="00744244"/>
    <w:rsid w:val="00746429"/>
    <w:rsid w:val="007477FB"/>
    <w:rsid w:val="00752318"/>
    <w:rsid w:val="0075295D"/>
    <w:rsid w:val="00754CF0"/>
    <w:rsid w:val="0075781A"/>
    <w:rsid w:val="00757FA5"/>
    <w:rsid w:val="00761785"/>
    <w:rsid w:val="00767867"/>
    <w:rsid w:val="00786794"/>
    <w:rsid w:val="0079069B"/>
    <w:rsid w:val="007915A9"/>
    <w:rsid w:val="007916B5"/>
    <w:rsid w:val="00792680"/>
    <w:rsid w:val="00794A86"/>
    <w:rsid w:val="00796A66"/>
    <w:rsid w:val="007A26DC"/>
    <w:rsid w:val="007A2D8B"/>
    <w:rsid w:val="007A5184"/>
    <w:rsid w:val="007B6D54"/>
    <w:rsid w:val="007C0ABA"/>
    <w:rsid w:val="007C2FD1"/>
    <w:rsid w:val="007C368F"/>
    <w:rsid w:val="007C3F26"/>
    <w:rsid w:val="007D1785"/>
    <w:rsid w:val="007D2F31"/>
    <w:rsid w:val="007D47C3"/>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930"/>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6353"/>
    <w:rsid w:val="008F74C9"/>
    <w:rsid w:val="0090373E"/>
    <w:rsid w:val="00906873"/>
    <w:rsid w:val="009077B1"/>
    <w:rsid w:val="00910D26"/>
    <w:rsid w:val="00910F80"/>
    <w:rsid w:val="0091362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4D6C"/>
    <w:rsid w:val="009A54B3"/>
    <w:rsid w:val="009B2A9F"/>
    <w:rsid w:val="009B7682"/>
    <w:rsid w:val="009B7EF2"/>
    <w:rsid w:val="009C0168"/>
    <w:rsid w:val="009C6806"/>
    <w:rsid w:val="009C6ADB"/>
    <w:rsid w:val="009C7424"/>
    <w:rsid w:val="009C7434"/>
    <w:rsid w:val="009D1500"/>
    <w:rsid w:val="009D320E"/>
    <w:rsid w:val="009D50F0"/>
    <w:rsid w:val="009D53D6"/>
    <w:rsid w:val="009D5D12"/>
    <w:rsid w:val="009D60C4"/>
    <w:rsid w:val="009D6636"/>
    <w:rsid w:val="009D6AB7"/>
    <w:rsid w:val="009E273A"/>
    <w:rsid w:val="009E4416"/>
    <w:rsid w:val="009E798E"/>
    <w:rsid w:val="009F240A"/>
    <w:rsid w:val="009F4D72"/>
    <w:rsid w:val="009F5A91"/>
    <w:rsid w:val="00A06198"/>
    <w:rsid w:val="00A06FF6"/>
    <w:rsid w:val="00A115AF"/>
    <w:rsid w:val="00A11AB9"/>
    <w:rsid w:val="00A215FF"/>
    <w:rsid w:val="00A21CEA"/>
    <w:rsid w:val="00A22D82"/>
    <w:rsid w:val="00A22DD4"/>
    <w:rsid w:val="00A33A69"/>
    <w:rsid w:val="00A33F56"/>
    <w:rsid w:val="00A4121C"/>
    <w:rsid w:val="00A42077"/>
    <w:rsid w:val="00A5248D"/>
    <w:rsid w:val="00A55523"/>
    <w:rsid w:val="00A57AC8"/>
    <w:rsid w:val="00A62DDB"/>
    <w:rsid w:val="00A66045"/>
    <w:rsid w:val="00A823FD"/>
    <w:rsid w:val="00A83B8B"/>
    <w:rsid w:val="00A8475A"/>
    <w:rsid w:val="00A94A0B"/>
    <w:rsid w:val="00AA11C4"/>
    <w:rsid w:val="00AA4AD3"/>
    <w:rsid w:val="00AC1AB3"/>
    <w:rsid w:val="00AC371C"/>
    <w:rsid w:val="00AC39CB"/>
    <w:rsid w:val="00AC7401"/>
    <w:rsid w:val="00AD1201"/>
    <w:rsid w:val="00AD1F59"/>
    <w:rsid w:val="00AD24A8"/>
    <w:rsid w:val="00AD45E8"/>
    <w:rsid w:val="00AD4DAB"/>
    <w:rsid w:val="00AD6EB5"/>
    <w:rsid w:val="00AE3F4A"/>
    <w:rsid w:val="00AF3232"/>
    <w:rsid w:val="00AF6616"/>
    <w:rsid w:val="00AF66CB"/>
    <w:rsid w:val="00B0024F"/>
    <w:rsid w:val="00B04040"/>
    <w:rsid w:val="00B04A90"/>
    <w:rsid w:val="00B2777B"/>
    <w:rsid w:val="00B278C7"/>
    <w:rsid w:val="00B3253B"/>
    <w:rsid w:val="00B32C08"/>
    <w:rsid w:val="00B33E44"/>
    <w:rsid w:val="00B34555"/>
    <w:rsid w:val="00B35BA6"/>
    <w:rsid w:val="00B372CE"/>
    <w:rsid w:val="00B40813"/>
    <w:rsid w:val="00B41B86"/>
    <w:rsid w:val="00B42490"/>
    <w:rsid w:val="00B47A6D"/>
    <w:rsid w:val="00B506D0"/>
    <w:rsid w:val="00B5088F"/>
    <w:rsid w:val="00B53DBF"/>
    <w:rsid w:val="00B637F4"/>
    <w:rsid w:val="00B642EC"/>
    <w:rsid w:val="00B646C1"/>
    <w:rsid w:val="00B64898"/>
    <w:rsid w:val="00B7341C"/>
    <w:rsid w:val="00B75785"/>
    <w:rsid w:val="00B81959"/>
    <w:rsid w:val="00B81FFD"/>
    <w:rsid w:val="00B83242"/>
    <w:rsid w:val="00B85141"/>
    <w:rsid w:val="00B860C2"/>
    <w:rsid w:val="00B93D2E"/>
    <w:rsid w:val="00BA0012"/>
    <w:rsid w:val="00BA0CE4"/>
    <w:rsid w:val="00BA6E3D"/>
    <w:rsid w:val="00BA70E2"/>
    <w:rsid w:val="00BA7E11"/>
    <w:rsid w:val="00BB0D4D"/>
    <w:rsid w:val="00BB240F"/>
    <w:rsid w:val="00BB4AA4"/>
    <w:rsid w:val="00BB7682"/>
    <w:rsid w:val="00BC69BB"/>
    <w:rsid w:val="00BD39A5"/>
    <w:rsid w:val="00BD4817"/>
    <w:rsid w:val="00BD7AAE"/>
    <w:rsid w:val="00BE6FD2"/>
    <w:rsid w:val="00BE707B"/>
    <w:rsid w:val="00BF0A40"/>
    <w:rsid w:val="00BF0DC8"/>
    <w:rsid w:val="00BF11E3"/>
    <w:rsid w:val="00BF19D2"/>
    <w:rsid w:val="00BF7C38"/>
    <w:rsid w:val="00C037D5"/>
    <w:rsid w:val="00C0539B"/>
    <w:rsid w:val="00C06B64"/>
    <w:rsid w:val="00C12210"/>
    <w:rsid w:val="00C1464B"/>
    <w:rsid w:val="00C16B36"/>
    <w:rsid w:val="00C2245D"/>
    <w:rsid w:val="00C2440A"/>
    <w:rsid w:val="00C2445C"/>
    <w:rsid w:val="00C259EB"/>
    <w:rsid w:val="00C31912"/>
    <w:rsid w:val="00C342BF"/>
    <w:rsid w:val="00C368AF"/>
    <w:rsid w:val="00C47EAD"/>
    <w:rsid w:val="00C52251"/>
    <w:rsid w:val="00C54721"/>
    <w:rsid w:val="00C54CA3"/>
    <w:rsid w:val="00C5649A"/>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2C1A"/>
    <w:rsid w:val="00CF6DBB"/>
    <w:rsid w:val="00D00A59"/>
    <w:rsid w:val="00D03E0F"/>
    <w:rsid w:val="00D04CAB"/>
    <w:rsid w:val="00D07906"/>
    <w:rsid w:val="00D14F1C"/>
    <w:rsid w:val="00D15418"/>
    <w:rsid w:val="00D160A8"/>
    <w:rsid w:val="00D2093C"/>
    <w:rsid w:val="00D2154D"/>
    <w:rsid w:val="00D273CC"/>
    <w:rsid w:val="00D276CD"/>
    <w:rsid w:val="00D30517"/>
    <w:rsid w:val="00D31B39"/>
    <w:rsid w:val="00D5648F"/>
    <w:rsid w:val="00D612F8"/>
    <w:rsid w:val="00D6259C"/>
    <w:rsid w:val="00D76F1C"/>
    <w:rsid w:val="00D8055B"/>
    <w:rsid w:val="00D82732"/>
    <w:rsid w:val="00D8503E"/>
    <w:rsid w:val="00D87315"/>
    <w:rsid w:val="00D9204F"/>
    <w:rsid w:val="00D9285D"/>
    <w:rsid w:val="00DA0F8C"/>
    <w:rsid w:val="00DA22D7"/>
    <w:rsid w:val="00DA3671"/>
    <w:rsid w:val="00DA6726"/>
    <w:rsid w:val="00DC2744"/>
    <w:rsid w:val="00DC3A6B"/>
    <w:rsid w:val="00DC7521"/>
    <w:rsid w:val="00DD2FE6"/>
    <w:rsid w:val="00DD4C42"/>
    <w:rsid w:val="00DE0400"/>
    <w:rsid w:val="00DE1240"/>
    <w:rsid w:val="00DE4647"/>
    <w:rsid w:val="00DF0EFB"/>
    <w:rsid w:val="00DF14B3"/>
    <w:rsid w:val="00DF258E"/>
    <w:rsid w:val="00DF3E42"/>
    <w:rsid w:val="00DF43D8"/>
    <w:rsid w:val="00DF5D78"/>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816FD"/>
    <w:rsid w:val="00E93678"/>
    <w:rsid w:val="00EA3B3F"/>
    <w:rsid w:val="00EA4787"/>
    <w:rsid w:val="00EA5235"/>
    <w:rsid w:val="00EB5B94"/>
    <w:rsid w:val="00EB7968"/>
    <w:rsid w:val="00EC0080"/>
    <w:rsid w:val="00EC4385"/>
    <w:rsid w:val="00ED5299"/>
    <w:rsid w:val="00EE0D95"/>
    <w:rsid w:val="00EF08B9"/>
    <w:rsid w:val="00EF3180"/>
    <w:rsid w:val="00EF5CBA"/>
    <w:rsid w:val="00F02D1C"/>
    <w:rsid w:val="00F07A99"/>
    <w:rsid w:val="00F07C0D"/>
    <w:rsid w:val="00F1252E"/>
    <w:rsid w:val="00F131D4"/>
    <w:rsid w:val="00F22C63"/>
    <w:rsid w:val="00F25479"/>
    <w:rsid w:val="00F33CF2"/>
    <w:rsid w:val="00F34B4C"/>
    <w:rsid w:val="00F356EC"/>
    <w:rsid w:val="00F4440F"/>
    <w:rsid w:val="00F455BE"/>
    <w:rsid w:val="00F45B6A"/>
    <w:rsid w:val="00F5431D"/>
    <w:rsid w:val="00F5697D"/>
    <w:rsid w:val="00F57B5D"/>
    <w:rsid w:val="00F61A5E"/>
    <w:rsid w:val="00F64EA5"/>
    <w:rsid w:val="00F65CB3"/>
    <w:rsid w:val="00F734E1"/>
    <w:rsid w:val="00F75C57"/>
    <w:rsid w:val="00F8124B"/>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 w:type="paragraph" w:styleId="Revision">
    <w:name w:val="Revision"/>
    <w:hidden/>
    <w:uiPriority w:val="99"/>
    <w:semiHidden/>
    <w:rsid w:val="00913620"/>
    <w:pPr>
      <w:spacing w:after="0" w:line="240" w:lineRule="auto"/>
    </w:pPr>
    <w:rPr>
      <w:rFonts w:ascii="Times New Roman" w:eastAsia="Times New Roman" w:hAnsi="Times New Roman" w:cs="Times New Roman"/>
      <w:sz w:val="24"/>
      <w:szCs w:val="24"/>
      <w:lang w:val="en-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61</Pages>
  <Words>8211</Words>
  <Characters>46803</Characters>
  <Application>Microsoft Office Word</Application>
  <DocSecurity>0</DocSecurity>
  <Lines>390</Lines>
  <Paragraphs>109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15</cp:revision>
  <cp:lastPrinted>2024-12-24T01:12:00Z</cp:lastPrinted>
  <dcterms:created xsi:type="dcterms:W3CDTF">2024-12-24T01:12:00Z</dcterms:created>
  <dcterms:modified xsi:type="dcterms:W3CDTF">2025-01-15T20:29:00Z</dcterms:modified>
</cp:coreProperties>
</file>